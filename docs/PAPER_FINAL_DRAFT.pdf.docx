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mc:Ignorable="w14 w15 w16se w16cid w16 w16cex w16sdtdh w16sdtfl w16du wp14">
  <w:body>
    <w:p w:rsidRPr="00B02140" w:rsidR="0091218A" w:rsidRDefault="00C6244C" w14:paraId="518E1586" w14:textId="77777777">
      <w:pPr>
        <w:spacing w:after="145" w:line="269" w:lineRule="auto"/>
        <w:ind w:left="0" w:right="47" w:firstLine="0"/>
        <w:jc w:val="left"/>
        <w:rPr>
          <w:bCs/>
        </w:rPr>
      </w:pPr>
      <w:r w:rsidRPr="00B02140">
        <w:rPr>
          <w:bCs/>
          <w:sz w:val="30"/>
          <w:rPrChange w:author="Jericho O'Connell" w:date="2026-05-10T18:19:00Z" w16du:dateUtc="2026-05-11T01:19:00Z" w:id="0">
            <w:rPr>
              <w:b/>
              <w:sz w:val="30"/>
            </w:rPr>
          </w:rPrChange>
        </w:rPr>
        <w:t>Satellite Embedding–Based Mapping of Pacific Yew (</w:t>
      </w:r>
      <w:r w:rsidRPr="00B02140">
        <w:rPr>
          <w:bCs/>
          <w:i/>
          <w:sz w:val="30"/>
          <w:rPrChange w:author="Jericho O'Connell" w:date="2026-05-10T18:19:00Z" w16du:dateUtc="2026-05-11T01:19:00Z" w:id="1">
            <w:rPr>
              <w:b/>
              <w:i/>
              <w:sz w:val="30"/>
            </w:rPr>
          </w:rPrChange>
        </w:rPr>
        <w:t>Taxus brevifolia</w:t>
      </w:r>
      <w:r w:rsidRPr="00B02140">
        <w:rPr>
          <w:bCs/>
          <w:sz w:val="30"/>
          <w:rPrChange w:author="Jericho O'Connell" w:date="2026-05-10T18:19:00Z" w16du:dateUtc="2026-05-11T01:19:00Z" w:id="2">
            <w:rPr>
              <w:b/>
              <w:sz w:val="30"/>
            </w:rPr>
          </w:rPrChange>
        </w:rPr>
        <w:t>) Habitat Decline Across British Columbia, and an IUCN Red List Assessment of the Canadian Population</w:t>
      </w:r>
    </w:p>
    <w:p w:rsidRPr="00B02140" w:rsidR="0091218A" w:rsidRDefault="00C6244C" w14:paraId="52DC9703" w14:textId="77777777">
      <w:pPr>
        <w:spacing w:after="167" w:line="259" w:lineRule="auto"/>
        <w:ind w:left="-5" w:right="12"/>
        <w:rPr>
          <w:bCs/>
        </w:rPr>
      </w:pPr>
      <w:r w:rsidRPr="00B02140">
        <w:rPr>
          <w:bCs/>
          <w:rPrChange w:author="Jericho O'Connell" w:date="2026-05-10T18:19:00Z" w16du:dateUtc="2026-05-11T01:19:00Z" w:id="3">
            <w:rPr>
              <w:b/>
            </w:rPr>
          </w:rPrChange>
        </w:rPr>
        <w:t>Authors:</w:t>
      </w:r>
      <w:r w:rsidRPr="00B02140">
        <w:rPr>
          <w:bCs/>
        </w:rPr>
        <w:t xml:space="preserve"> [AUTHOR NAME(S)] · [AFFILIATION(S)]</w:t>
      </w:r>
    </w:p>
    <w:p w:rsidRPr="00B02140" w:rsidR="0091218A" w:rsidRDefault="00C6244C" w14:paraId="739A260E" w14:textId="77777777">
      <w:pPr>
        <w:spacing w:after="193" w:line="259" w:lineRule="auto"/>
        <w:ind w:left="-5"/>
        <w:jc w:val="left"/>
        <w:rPr>
          <w:bCs/>
        </w:rPr>
      </w:pPr>
      <w:r w:rsidRPr="00B02140">
        <w:rPr>
          <w:bCs/>
          <w:rPrChange w:author="Jericho O'Connell" w:date="2026-05-10T18:19:00Z" w16du:dateUtc="2026-05-11T01:19:00Z" w:id="4">
            <w:rPr>
              <w:b/>
            </w:rPr>
          </w:rPrChange>
        </w:rPr>
        <w:t>Correspondence:</w:t>
      </w:r>
      <w:r w:rsidRPr="00B02140">
        <w:rPr>
          <w:bCs/>
        </w:rPr>
        <w:t xml:space="preserve"> [EMAIL]</w:t>
      </w:r>
    </w:p>
    <w:p w:rsidRPr="00B02140" w:rsidR="0091218A" w:rsidRDefault="00C6244C" w14:paraId="7BB2CA5D" w14:textId="77777777">
      <w:pPr>
        <w:spacing w:after="171" w:line="259" w:lineRule="auto"/>
        <w:ind w:left="-5"/>
        <w:jc w:val="left"/>
        <w:rPr>
          <w:bCs/>
        </w:rPr>
      </w:pPr>
      <w:r w:rsidRPr="00B02140">
        <w:rPr>
          <w:bCs/>
          <w:rPrChange w:author="Jericho O'Connell" w:date="2026-05-10T18:19:00Z" w16du:dateUtc="2026-05-11T01:19:00Z" w:id="5">
            <w:rPr>
              <w:b/>
            </w:rPr>
          </w:rPrChange>
        </w:rPr>
        <w:t xml:space="preserve">Target journal: </w:t>
      </w:r>
      <w:r w:rsidRPr="00B02140">
        <w:rPr>
          <w:bCs/>
          <w:i/>
        </w:rPr>
        <w:t>Biological Conservation</w:t>
      </w:r>
    </w:p>
    <w:p w:rsidRPr="00B02140" w:rsidR="0091218A" w:rsidRDefault="00C6244C" w14:paraId="150A458D" w14:textId="77777777">
      <w:pPr>
        <w:spacing w:after="0"/>
        <w:ind w:left="-5" w:right="12"/>
        <w:rPr>
          <w:bCs/>
        </w:rPr>
      </w:pPr>
      <w:r w:rsidRPr="00B02140">
        <w:rPr>
          <w:bCs/>
          <w:rPrChange w:author="Jericho O'Connell" w:date="2026-05-10T18:19:00Z" w16du:dateUtc="2026-05-11T01:19:00Z" w:id="6">
            <w:rPr>
              <w:b/>
            </w:rPr>
          </w:rPrChange>
        </w:rPr>
        <w:t>Keywords:</w:t>
      </w:r>
      <w:r w:rsidRPr="00B02140">
        <w:rPr>
          <w:bCs/>
        </w:rPr>
        <w:t xml:space="preserve"> Pacific yew, </w:t>
      </w:r>
      <w:r w:rsidRPr="00B02140">
        <w:rPr>
          <w:bCs/>
          <w:i/>
        </w:rPr>
        <w:t>Taxus brevifolia</w:t>
      </w:r>
      <w:r w:rsidRPr="00B02140">
        <w:rPr>
          <w:bCs/>
        </w:rPr>
        <w:t>, habitat modelling, satellite embeddings, foundation models, old-growth forest, IUCN Red List, British Columbia, biogeoclimatic zones, paclitaxel</w:t>
      </w:r>
    </w:p>
    <w:p w:rsidRPr="00B02140" w:rsidR="0091218A" w:rsidRDefault="00C6244C" w14:paraId="461AFE20" w14:textId="77777777">
      <w:pPr>
        <w:spacing w:after="471" w:line="259" w:lineRule="auto"/>
        <w:ind w:left="0" w:firstLine="0"/>
        <w:jc w:val="left"/>
        <w:rPr>
          <w:bCs/>
        </w:rPr>
      </w:pPr>
      <w:r w:rsidRPr="00B02140">
        <w:rPr>
          <w:rFonts w:ascii="Calibri" w:hAnsi="Calibri" w:eastAsia="Calibri" w:cs="Calibri"/>
          <w:bCs/>
          <w:noProof/>
          <w:color w:val="000000"/>
        </w:rPr>
        <mc:AlternateContent>
          <mc:Choice Requires="wpg">
            <w:drawing>
              <wp:inline distT="0" distB="0" distL="0" distR="0" wp14:anchorId="1F65FABA" wp14:editId="265074DC">
                <wp:extent cx="5607600" cy="9525"/>
                <wp:effectExtent l="0" t="0" r="0" b="0"/>
                <wp:docPr id="20598" name="Group 20598">
                  <a:extLst xmlns:a="http://schemas.openxmlformats.org/drawingml/2006/main">
                    <a:ext uri="{FF2B5EF4-FFF2-40B4-BE49-F238E27FC236}">
                      <a16:creationId xmlns:a16="http://schemas.microsoft.com/office/drawing/2014/main" id="{268932E1-E07C-4BB4-8C40-CAC762C007B2}"/>
                    </a:ext>
                  </a:extLst>
                </wp:docPr>
                <wp:cNvGraphicFramePr/>
                <a:graphic xmlns:a="http://schemas.openxmlformats.org/drawingml/2006/main">
                  <a:graphicData uri="http://schemas.microsoft.com/office/word/2010/wordprocessingGroup">
                    <wpg:wgp>
                      <wpg:cNvGrpSpPr/>
                      <wpg:grpSpPr>
                        <a:xfrm>
                          <a:off x="0" y="0"/>
                          <a:ext cx="5607600" cy="9525"/>
                          <a:chOff x="0" y="0"/>
                          <a:chExt cx="5607600" cy="9525"/>
                        </a:xfrm>
                      </wpg:grpSpPr>
                      <wps:wsp>
                        <wps:cNvPr id="28558" name="Shape 28558"/>
                        <wps:cNvSpPr/>
                        <wps:spPr>
                          <a:xfrm>
                            <a:off x="0" y="0"/>
                            <a:ext cx="5607600" cy="9525"/>
                          </a:xfrm>
                          <a:custGeom>
                            <a:avLst/>
                            <a:gdLst/>
                            <a:ahLst/>
                            <a:cxnLst/>
                            <a:rect l="0" t="0" r="0" b="0"/>
                            <a:pathLst>
                              <a:path w="5607600" h="9525">
                                <a:moveTo>
                                  <a:pt x="0" y="0"/>
                                </a:moveTo>
                                <a:lnTo>
                                  <a:pt x="5607600" y="0"/>
                                </a:lnTo>
                                <a:lnTo>
                                  <a:pt x="5607600" y="9525"/>
                                </a:lnTo>
                                <a:lnTo>
                                  <a:pt x="0" y="9525"/>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g:wgp>
                  </a:graphicData>
                </a:graphic>
              </wp:inline>
            </w:drawing>
          </mc:Choice>
          <mc:Fallback>
            <w:pict>
              <v:group id="Group 20598" style="width:441.55pt;height:.75pt;mso-position-horizontal-relative:char;mso-position-vertical-relative:line" coordsize="56076,95" o:spid="_x0000_s1026" w14:anchorId="42F3DD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">
                <v:shape id="Shape 28558" style="position:absolute;width:56076;height:95;visibility:visible;mso-wrap-style:square;v-text-anchor:top" coordsize="5607600,9525" o:spid="_x0000_s1027" fillcolor="#ccc" stroked="f" strokeweight="0" path="m,l5607600,r,9525l,9525,,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">
                  <v:stroke miterlimit="83231f" joinstyle="miter"/>
                  <v:path textboxrect="0,0,5607600,9525" arrowok="t"/>
                </v:shape>
                <w10:anchorlock/>
              </v:group>
            </w:pict>
          </mc:Fallback>
        </mc:AlternateContent>
      </w:r>
    </w:p>
    <w:p w:rsidRPr="00B02140" w:rsidR="0091218A" w:rsidRDefault="00C6244C" w14:paraId="1493EB8B" w14:textId="77777777">
      <w:pPr>
        <w:pStyle w:val="Heading1"/>
        <w:numPr>
          <w:ilvl w:val="0"/>
          <w:numId w:val="0"/>
        </w:numPr>
        <w:ind w:left="-5"/>
        <w:rPr>
          <w:b w:val="0"/>
          <w:bCs/>
          <w:rPrChange w:author="Jericho O'Connell" w:date="2026-05-10T18:19:00Z" w16du:dateUtc="2026-05-11T01:19:00Z" w:id="7">
            <w:rPr/>
          </w:rPrChange>
        </w:rPr>
      </w:pPr>
      <w:r w:rsidRPr="00B02140">
        <w:rPr>
          <w:b w:val="0"/>
          <w:bCs/>
          <w:rPrChange w:author="Jericho O'Connell" w:date="2026-05-10T18:19:00Z" w16du:dateUtc="2026-05-11T01:19:00Z" w:id="8">
            <w:rPr/>
          </w:rPrChange>
        </w:rPr>
        <w:t>Abstract</w:t>
      </w:r>
    </w:p>
    <w:p w:rsidRPr="00B02140" w:rsidR="0091218A" w:rsidRDefault="00C6244C" w14:paraId="09BFE5C7" w14:textId="77777777">
      <w:pPr>
        <w:spacing w:after="302" w:line="259" w:lineRule="auto"/>
        <w:ind w:left="0" w:firstLine="0"/>
        <w:jc w:val="left"/>
        <w:rPr>
          <w:bCs/>
        </w:rPr>
      </w:pPr>
      <w:r w:rsidRPr="00B02140">
        <w:rPr>
          <w:rFonts w:ascii="Calibri" w:hAnsi="Calibri" w:eastAsia="Calibri" w:cs="Calibri"/>
          <w:bCs/>
          <w:noProof/>
          <w:color w:val="000000"/>
        </w:rPr>
        <mc:AlternateContent>
          <mc:Choice Requires="wpg">
            <w:drawing>
              <wp:inline distT="0" distB="0" distL="0" distR="0" wp14:anchorId="779FD3BE" wp14:editId="498B063A">
                <wp:extent cx="5607600" cy="9525"/>
                <wp:effectExtent l="0" t="0" r="0" b="0"/>
                <wp:docPr id="20599" name="Group 20599">
                  <a:extLst xmlns:a="http://schemas.openxmlformats.org/drawingml/2006/main">
                    <a:ext uri="{FF2B5EF4-FFF2-40B4-BE49-F238E27FC236}">
                      <a16:creationId xmlns:a16="http://schemas.microsoft.com/office/drawing/2014/main" id="{831D746E-ED9E-44D8-BF8E-450AD6FAA6B8}"/>
                    </a:ext>
                  </a:extLst>
                </wp:docPr>
                <wp:cNvGraphicFramePr/>
                <a:graphic xmlns:a="http://schemas.openxmlformats.org/drawingml/2006/main">
                  <a:graphicData uri="http://schemas.microsoft.com/office/word/2010/wordprocessingGroup">
                    <wpg:wgp>
                      <wpg:cNvGrpSpPr/>
                      <wpg:grpSpPr>
                        <a:xfrm>
                          <a:off x="0" y="0"/>
                          <a:ext cx="5607600" cy="9525"/>
                          <a:chOff x="0" y="0"/>
                          <a:chExt cx="5607600" cy="9525"/>
                        </a:xfrm>
                      </wpg:grpSpPr>
                      <wps:wsp>
                        <wps:cNvPr id="28560" name="Shape 28560"/>
                        <wps:cNvSpPr/>
                        <wps:spPr>
                          <a:xfrm>
                            <a:off x="0" y="0"/>
                            <a:ext cx="5607600" cy="9525"/>
                          </a:xfrm>
                          <a:custGeom>
                            <a:avLst/>
                            <a:gdLst/>
                            <a:ahLst/>
                            <a:cxnLst/>
                            <a:rect l="0" t="0" r="0" b="0"/>
                            <a:pathLst>
                              <a:path w="5607600" h="9525">
                                <a:moveTo>
                                  <a:pt x="0" y="0"/>
                                </a:moveTo>
                                <a:lnTo>
                                  <a:pt x="5607600" y="0"/>
                                </a:lnTo>
                                <a:lnTo>
                                  <a:pt x="5607600" y="9525"/>
                                </a:lnTo>
                                <a:lnTo>
                                  <a:pt x="0" y="9525"/>
                                </a:lnTo>
                                <a:lnTo>
                                  <a:pt x="0" y="0"/>
                                </a:lnTo>
                              </a:path>
                            </a:pathLst>
                          </a:custGeom>
                          <a:ln w="0" cap="flat">
                            <a:miter lim="127000"/>
                          </a:ln>
                        </wps:spPr>
                        <wps:style>
                          <a:lnRef idx="0">
                            <a:srgbClr val="000000">
                              <a:alpha val="0"/>
                            </a:srgbClr>
                          </a:lnRef>
                          <a:fillRef idx="1">
                            <a:srgbClr val="AAAAAA"/>
                          </a:fillRef>
                          <a:effectRef idx="0">
                            <a:scrgbClr r="0" g="0" b="0"/>
                          </a:effectRef>
                          <a:fontRef idx="none"/>
                        </wps:style>
                        <wps:bodyPr/>
                      </wps:wsp>
                    </wpg:wgp>
                  </a:graphicData>
                </a:graphic>
              </wp:inline>
            </w:drawing>
          </mc:Choice>
          <mc:Fallback>
            <w:pict>
              <v:group id="Group 20599" style="width:441.55pt;height:.75pt;mso-position-horizontal-relative:char;mso-position-vertical-relative:line" coordsize="56076,95" o:spid="_x0000_s1026" w14:anchorId="78E284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">
                <v:shape id="Shape 28560" style="position:absolute;width:56076;height:95;visibility:visible;mso-wrap-style:square;v-text-anchor:top" coordsize="5607600,9525" o:spid="_x0000_s1027" fillcolor="#aaa" stroked="f" strokeweight="0" path="m,l5607600,r,9525l,9525,,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">
                  <v:stroke miterlimit="83231f" joinstyle="miter"/>
                  <v:path textboxrect="0,0,5607600,9525" arrowok="t"/>
                </v:shape>
                <w10:anchorlock/>
              </v:group>
            </w:pict>
          </mc:Fallback>
        </mc:AlternateContent>
      </w:r>
    </w:p>
    <w:p w:rsidRPr="00B02140" w:rsidR="0091218A" w:rsidRDefault="00C6244C" w14:paraId="21DEB233" w14:textId="77777777">
      <w:pPr>
        <w:ind w:left="-5" w:right="12"/>
        <w:rPr>
          <w:bCs/>
        </w:rPr>
      </w:pPr>
      <w:r w:rsidRPr="00B02140">
        <w:rPr>
          <w:bCs/>
        </w:rPr>
        <w:t>Pacific yew (</w:t>
      </w:r>
      <w:r w:rsidRPr="00B02140">
        <w:rPr>
          <w:bCs/>
          <w:i/>
        </w:rPr>
        <w:t>Taxus brevifolia</w:t>
      </w:r>
      <w:r w:rsidRPr="00B02140">
        <w:rPr>
          <w:bCs/>
        </w:rPr>
        <w:t>) is a slow-growing, shade-tolerant understory conifer that is both ecologically and culturally significant across its Pacific Northwest range. In British Columbia (BC), the species faces severe population decline driven primarily by industrial clear-cut logging, compounded by wildfire, stream erosion, and the legacy of paclitaxel (Taxol) bark extraction. Despite these pressures, no spatially explicit, province-scale assessment of yew habitat extent or decline has previously been undertaken.</w:t>
      </w:r>
    </w:p>
    <w:p w:rsidRPr="00B02140" w:rsidR="0091218A" w:rsidRDefault="00C6244C" w14:paraId="77671D20" w14:textId="77777777">
      <w:pPr>
        <w:ind w:left="-5" w:right="12"/>
        <w:rPr>
          <w:bCs/>
        </w:rPr>
      </w:pPr>
      <w:r w:rsidRPr="00B02140">
        <w:rPr>
          <w:bCs/>
        </w:rPr>
        <w:t>We present a machine-learning framework using 64-band satellite spectral embeddings from the Google AlphaEarth Foundation model, classified by an XGBoost ensemble (AUC-ROC 0.996), to map Pacific yew habitat probability at 10 m resolution across 9,900 km² of BC spanning three major biogeoclimatic zones: Coastal Western Hemlock (CWH), Interior Cedar–Hemlock (ICH), and Coastal Douglas-fir (CDF). Post-classification suppression using BC Vegetation Resources Inventory stand-age records, historical fire perimeters, and digital elevation data quantifies both current remaining and historically destroyed habitat.</w:t>
      </w:r>
    </w:p>
    <w:p w:rsidRPr="00B02140" w:rsidR="0091218A" w:rsidRDefault="00C6244C" w14:paraId="49D54338" w14:textId="77777777">
      <w:pPr>
        <w:ind w:left="-5" w:right="12"/>
        <w:rPr>
          <w:bCs/>
        </w:rPr>
      </w:pPr>
      <w:r w:rsidRPr="00B02140">
        <w:rPr>
          <w:bCs/>
        </w:rPr>
        <w:t xml:space="preserve">We estimate that </w:t>
      </w:r>
      <w:r w:rsidRPr="00B02140">
        <w:rPr>
          <w:bCs/>
          <w:rPrChange w:author="Jericho O'Connell" w:date="2026-05-10T18:19:00Z" w16du:dateUtc="2026-05-11T01:19:00Z" w:id="9">
            <w:rPr>
              <w:b/>
            </w:rPr>
          </w:rPrChange>
        </w:rPr>
        <w:t>154,483 ha</w:t>
      </w:r>
      <w:r w:rsidRPr="00B02140">
        <w:rPr>
          <w:bCs/>
        </w:rPr>
        <w:t xml:space="preserve"> of yew habitat existed historically across 99 study tiles, of which </w:t>
      </w:r>
      <w:r w:rsidRPr="00B02140">
        <w:rPr>
          <w:bCs/>
          <w:rPrChange w:author="Jericho O'Connell" w:date="2026-05-10T18:19:00Z" w16du:dateUtc="2026-05-11T01:19:00Z" w:id="10">
            <w:rPr>
              <w:b/>
            </w:rPr>
          </w:rPrChange>
        </w:rPr>
        <w:t>47,534 ha (30.8%)</w:t>
      </w:r>
      <w:r w:rsidRPr="00B02140">
        <w:rPr>
          <w:bCs/>
        </w:rPr>
        <w:t xml:space="preserve"> remains today — a </w:t>
      </w:r>
      <w:r w:rsidRPr="00B02140">
        <w:rPr>
          <w:bCs/>
          <w:rPrChange w:author="Jericho O'Connell" w:date="2026-05-10T18:19:00Z" w16du:dateUtc="2026-05-11T01:19:00Z" w:id="11">
            <w:rPr>
              <w:b/>
            </w:rPr>
          </w:rPrChange>
        </w:rPr>
        <w:t>69.2% decline</w:t>
      </w:r>
      <w:r w:rsidRPr="00B02140">
        <w:rPr>
          <w:bCs/>
        </w:rPr>
        <w:t>. The CDF zone has suffered near-total loss (99.1% decline), followed by ICH (74.7%) and CWH (69.1%). Logging alone accounts for an estimated 106,949 ha of habitat destruction, and only 4.6% of remaining yew habitat falls inside provincial protected areas. Field-measured population size structure (</w:t>
      </w:r>
      <w:r w:rsidRPr="00B02140">
        <w:rPr>
          <w:bCs/>
          <w:i/>
        </w:rPr>
        <w:t>n</w:t>
      </w:r>
      <w:r w:rsidRPr="00B02140">
        <w:rPr>
          <w:bCs/>
        </w:rPr>
        <w:t xml:space="preserve"> = 120 trees) reveals a significant deficit of large-diameter adults (DBH &gt; 30 cm: 7 observed vs. ~32 expected under a de Liocourt stable-population model; KS </w:t>
      </w:r>
      <w:r w:rsidRPr="00B02140">
        <w:rPr>
          <w:bCs/>
          <w:i/>
        </w:rPr>
        <w:t>p</w:t>
      </w:r>
      <w:r w:rsidRPr="00B02140">
        <w:rPr>
          <w:bCs/>
        </w:rPr>
        <w:t xml:space="preserve"> &lt; 0.0001), consistent with selective removal of large individuals during the 1989–1993 taxol bark harvest.</w:t>
      </w:r>
    </w:p>
    <w:p w:rsidRPr="00B02140" w:rsidR="0091218A" w:rsidRDefault="00C6244C" w14:paraId="15809915" w14:textId="77777777">
      <w:pPr>
        <w:spacing w:after="0"/>
        <w:ind w:left="-5" w:right="12"/>
        <w:rPr>
          <w:bCs/>
        </w:rPr>
      </w:pPr>
      <w:r w:rsidRPr="00B02140">
        <w:rPr>
          <w:bCs/>
        </w:rPr>
        <w:t xml:space="preserve">Applying IUCN Red List criteria to the Canadian BC population, we find that the documented habitat decline qualifies the population as </w:t>
      </w:r>
      <w:r w:rsidRPr="00B02140">
        <w:rPr>
          <w:bCs/>
          <w:rPrChange w:author="Jericho O'Connell" w:date="2026-05-10T18:19:00Z" w16du:dateUtc="2026-05-11T01:19:00Z" w:id="12">
            <w:rPr>
              <w:b/>
            </w:rPr>
          </w:rPrChange>
        </w:rPr>
        <w:t>Endangered (EN A2c)</w:t>
      </w:r>
      <w:r w:rsidRPr="00B02140">
        <w:rPr>
          <w:bCs/>
        </w:rPr>
        <w:t xml:space="preserve"> — a significant upgrading from the current global Near Threatened (2013) listing. The CDF and ICH subpopulations individually meet Critically Endangered thresholds. We recommend a formal COSEWIC and IUCN reassessment and urge integration of Pacific yew habitat into forest stewardship planning across the CWH and ICH zones.</w:t>
      </w:r>
    </w:p>
    <w:p w:rsidRPr="00B02140" w:rsidR="0091218A" w:rsidRDefault="00C6244C" w14:paraId="017D7706" w14:textId="77777777">
      <w:pPr>
        <w:spacing w:after="471" w:line="259" w:lineRule="auto"/>
        <w:ind w:left="0" w:firstLine="0"/>
        <w:jc w:val="left"/>
        <w:rPr>
          <w:bCs/>
        </w:rPr>
      </w:pPr>
      <w:r w:rsidRPr="00B02140">
        <w:rPr>
          <w:rFonts w:ascii="Calibri" w:hAnsi="Calibri" w:eastAsia="Calibri" w:cs="Calibri"/>
          <w:bCs/>
          <w:noProof/>
          <w:color w:val="000000"/>
        </w:rPr>
        <mc:AlternateContent>
          <mc:Choice Requires="wpg">
            <w:drawing>
              <wp:inline distT="0" distB="0" distL="0" distR="0" wp14:anchorId="757AAF9E" wp14:editId="7EB02459">
                <wp:extent cx="5607600" cy="9525"/>
                <wp:effectExtent l="0" t="0" r="0" b="0"/>
                <wp:docPr id="20685" name="Group 20685">
                  <a:extLst xmlns:a="http://schemas.openxmlformats.org/drawingml/2006/main">
                    <a:ext uri="{FF2B5EF4-FFF2-40B4-BE49-F238E27FC236}">
                      <a16:creationId xmlns:a16="http://schemas.microsoft.com/office/drawing/2014/main" id="{1577B848-54E9-46DC-A576-7571E3858038}"/>
                    </a:ext>
                  </a:extLst>
                </wp:docPr>
                <wp:cNvGraphicFramePr/>
                <a:graphic xmlns:a="http://schemas.openxmlformats.org/drawingml/2006/main">
                  <a:graphicData uri="http://schemas.microsoft.com/office/word/2010/wordprocessingGroup">
                    <wpg:wgp>
                      <wpg:cNvGrpSpPr/>
                      <wpg:grpSpPr>
                        <a:xfrm>
                          <a:off x="0" y="0"/>
                          <a:ext cx="5607600" cy="9525"/>
                          <a:chOff x="0" y="0"/>
                          <a:chExt cx="5607600" cy="9525"/>
                        </a:xfrm>
                      </wpg:grpSpPr>
                      <wps:wsp>
                        <wps:cNvPr id="28562" name="Shape 28562"/>
                        <wps:cNvSpPr/>
                        <wps:spPr>
                          <a:xfrm>
                            <a:off x="0" y="0"/>
                            <a:ext cx="5607600" cy="9525"/>
                          </a:xfrm>
                          <a:custGeom>
                            <a:avLst/>
                            <a:gdLst/>
                            <a:ahLst/>
                            <a:cxnLst/>
                            <a:rect l="0" t="0" r="0" b="0"/>
                            <a:pathLst>
                              <a:path w="5607600" h="9525">
                                <a:moveTo>
                                  <a:pt x="0" y="0"/>
                                </a:moveTo>
                                <a:lnTo>
                                  <a:pt x="5607600" y="0"/>
                                </a:lnTo>
                                <a:lnTo>
                                  <a:pt x="5607600" y="9525"/>
                                </a:lnTo>
                                <a:lnTo>
                                  <a:pt x="0" y="9525"/>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g:wgp>
                  </a:graphicData>
                </a:graphic>
              </wp:inline>
            </w:drawing>
          </mc:Choice>
          <mc:Fallback>
            <w:pict>
              <v:group id="Group 20685" style="width:441.55pt;height:.75pt;mso-position-horizontal-relative:char;mso-position-vertical-relative:line" coordsize="56076,95" o:spid="_x0000_s1026" w14:anchorId="35F1608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">
                <v:shape id="Shape 28562" style="position:absolute;width:56076;height:95;visibility:visible;mso-wrap-style:square;v-text-anchor:top" coordsize="5607600,9525" o:spid="_x0000_s1027" fillcolor="#ccc" stroked="f" strokeweight="0" path="m,l5607600,r,9525l,9525,,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">
                  <v:stroke miterlimit="83231f" joinstyle="miter"/>
                  <v:path textboxrect="0,0,5607600,9525" arrowok="t"/>
                </v:shape>
                <w10:anchorlock/>
              </v:group>
            </w:pict>
          </mc:Fallback>
        </mc:AlternateContent>
      </w:r>
    </w:p>
    <w:p w:rsidRPr="00B02140" w:rsidR="0091218A" w:rsidRDefault="00C6244C" w14:paraId="454BE417" w14:textId="77777777">
      <w:pPr>
        <w:pStyle w:val="Heading1"/>
        <w:ind w:left="245" w:hanging="260"/>
        <w:rPr>
          <w:b w:val="0"/>
          <w:bCs/>
          <w:rPrChange w:author="Jericho O'Connell" w:date="2026-05-10T18:19:00Z" w16du:dateUtc="2026-05-11T01:19:00Z" w:id="13">
            <w:rPr/>
          </w:rPrChange>
        </w:rPr>
      </w:pPr>
      <w:r w:rsidRPr="00B02140">
        <w:rPr>
          <w:b w:val="0"/>
          <w:bCs/>
          <w:rPrChange w:author="Jericho O'Connell" w:date="2026-05-10T18:19:00Z" w16du:dateUtc="2026-05-11T01:19:00Z" w:id="14">
            <w:rPr/>
          </w:rPrChange>
        </w:rPr>
        <w:t>Introduction</w:t>
      </w:r>
    </w:p>
    <w:p w:rsidRPr="00B02140" w:rsidR="0091218A" w:rsidRDefault="00C6244C" w14:paraId="0B7A2811" w14:textId="77777777">
      <w:pPr>
        <w:spacing w:after="302" w:line="259" w:lineRule="auto"/>
        <w:ind w:left="0" w:firstLine="0"/>
        <w:jc w:val="left"/>
        <w:rPr>
          <w:bCs/>
        </w:rPr>
      </w:pPr>
      <w:r w:rsidRPr="00B02140">
        <w:rPr>
          <w:rFonts w:ascii="Calibri" w:hAnsi="Calibri" w:eastAsia="Calibri" w:cs="Calibri"/>
          <w:bCs/>
          <w:noProof/>
          <w:color w:val="000000"/>
        </w:rPr>
        <mc:AlternateContent>
          <mc:Choice Requires="wpg">
            <w:drawing>
              <wp:inline distT="0" distB="0" distL="0" distR="0" wp14:anchorId="466F7686" wp14:editId="3D22C6D3">
                <wp:extent cx="5607600" cy="9525"/>
                <wp:effectExtent l="0" t="0" r="0" b="0"/>
                <wp:docPr id="20686" name="Group 20686">
                  <a:extLst xmlns:a="http://schemas.openxmlformats.org/drawingml/2006/main">
                    <a:ext uri="{FF2B5EF4-FFF2-40B4-BE49-F238E27FC236}">
                      <a16:creationId xmlns:a16="http://schemas.microsoft.com/office/drawing/2014/main" id="{8E9989F1-233B-4A28-A153-0146D38203BA}"/>
                    </a:ext>
                  </a:extLst>
                </wp:docPr>
                <wp:cNvGraphicFramePr/>
                <a:graphic xmlns:a="http://schemas.openxmlformats.org/drawingml/2006/main">
                  <a:graphicData uri="http://schemas.microsoft.com/office/word/2010/wordprocessingGroup">
                    <wpg:wgp>
                      <wpg:cNvGrpSpPr/>
                      <wpg:grpSpPr>
                        <a:xfrm>
                          <a:off x="0" y="0"/>
                          <a:ext cx="5607600" cy="9525"/>
                          <a:chOff x="0" y="0"/>
                          <a:chExt cx="5607600" cy="9525"/>
                        </a:xfrm>
                      </wpg:grpSpPr>
                      <wps:wsp>
                        <wps:cNvPr id="28566" name="Shape 28566"/>
                        <wps:cNvSpPr/>
                        <wps:spPr>
                          <a:xfrm>
                            <a:off x="0" y="0"/>
                            <a:ext cx="5607600" cy="9525"/>
                          </a:xfrm>
                          <a:custGeom>
                            <a:avLst/>
                            <a:gdLst/>
                            <a:ahLst/>
                            <a:cxnLst/>
                            <a:rect l="0" t="0" r="0" b="0"/>
                            <a:pathLst>
                              <a:path w="5607600" h="9525">
                                <a:moveTo>
                                  <a:pt x="0" y="0"/>
                                </a:moveTo>
                                <a:lnTo>
                                  <a:pt x="5607600" y="0"/>
                                </a:lnTo>
                                <a:lnTo>
                                  <a:pt x="5607600" y="9525"/>
                                </a:lnTo>
                                <a:lnTo>
                                  <a:pt x="0" y="9525"/>
                                </a:lnTo>
                                <a:lnTo>
                                  <a:pt x="0" y="0"/>
                                </a:lnTo>
                              </a:path>
                            </a:pathLst>
                          </a:custGeom>
                          <a:ln w="0" cap="flat">
                            <a:miter lim="127000"/>
                          </a:ln>
                        </wps:spPr>
                        <wps:style>
                          <a:lnRef idx="0">
                            <a:srgbClr val="000000">
                              <a:alpha val="0"/>
                            </a:srgbClr>
                          </a:lnRef>
                          <a:fillRef idx="1">
                            <a:srgbClr val="AAAAAA"/>
                          </a:fillRef>
                          <a:effectRef idx="0">
                            <a:scrgbClr r="0" g="0" b="0"/>
                          </a:effectRef>
                          <a:fontRef idx="none"/>
                        </wps:style>
                        <wps:bodyPr/>
                      </wps:wsp>
                    </wpg:wgp>
                  </a:graphicData>
                </a:graphic>
              </wp:inline>
            </w:drawing>
          </mc:Choice>
          <mc:Fallback>
            <w:pict>
              <v:group id="Group 20686" style="width:441.55pt;height:.75pt;mso-position-horizontal-relative:char;mso-position-vertical-relative:line" coordsize="56076,95" o:spid="_x0000_s1026" w14:anchorId="149E5DA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">
                <v:shape id="Shape 28566" style="position:absolute;width:56076;height:95;visibility:visible;mso-wrap-style:square;v-text-anchor:top" coordsize="5607600,9525" o:spid="_x0000_s1027" fillcolor="#aaa" stroked="f" strokeweight="0" path="m,l5607600,r,9525l,9525,,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">
                  <v:stroke miterlimit="83231f" joinstyle="miter"/>
                  <v:path textboxrect="0,0,5607600,9525" arrowok="t"/>
                </v:shape>
                <w10:anchorlock/>
              </v:group>
            </w:pict>
          </mc:Fallback>
        </mc:AlternateContent>
      </w:r>
    </w:p>
    <w:p w:rsidRPr="00B02140" w:rsidR="0091218A" w:rsidRDefault="00C6244C" w14:paraId="685FCDB8" w14:textId="36CC73E4">
      <w:pPr>
        <w:ind w:left="-5" w:right="12"/>
        <w:rPr>
          <w:bCs/>
        </w:rPr>
      </w:pPr>
      <w:r w:rsidRPr="00B02140">
        <w:rPr>
          <w:bCs/>
        </w:rPr>
        <w:t>Pacific yew (</w:t>
      </w:r>
      <w:r w:rsidRPr="00B02140">
        <w:rPr>
          <w:bCs/>
          <w:i/>
        </w:rPr>
        <w:t>Taxus brevifolia</w:t>
      </w:r>
      <w:del w:author="Jericho O'Connell" w:date="2026-05-10T18:19:00Z" w16du:dateUtc="2026-05-11T01:19:00Z" w:id="15">
        <w:r w:rsidRPr="00B02140" w:rsidDel="00B02140">
          <w:rPr>
            <w:bCs/>
          </w:rPr>
          <w:delText xml:space="preserve"> Nutt., also known as Western yew</w:delText>
        </w:r>
      </w:del>
      <w:r w:rsidRPr="00B02140">
        <w:rPr>
          <w:bCs/>
        </w:rPr>
        <w:t>) is a gymnosperm tree that occurs in the understorey of coniferous and deciduous forests throughout the Pacific Coast, from the southern tip of Alaska south through British Columbia into northern California. In BC, its range extends into the Interior Cedar–Hemlock (ICH) zone east of the Coast Mountains (Woods 2012; Pojar &amp; MacKinnon 1994). It is a long-lived, dioecious conifer that occurs primarily as a scattered understorey tree in moist, old-growth forests of the Coastal Western Hemlock (CWH), ICH, and Coastal Douglas-fir (CDF) biogeoclimatic zones (Pojar et al. 1991; Meidinger &amp; Pojar 1991).</w:t>
      </w:r>
    </w:p>
    <w:p w:rsidRPr="00B02140" w:rsidR="0091218A" w:rsidRDefault="00C6244C" w14:paraId="3E63F8DD" w14:textId="77777777">
      <w:pPr>
        <w:ind w:left="-5" w:right="12"/>
        <w:rPr>
          <w:bCs/>
        </w:rPr>
      </w:pPr>
      <w:r w:rsidRPr="00B02140">
        <w:rPr>
          <w:bCs/>
        </w:rPr>
        <w:t>Pacific yew plays a crucial role in coastal and riparian ecosystems, providing habitat and supporting biodiversity (Bolsinger &amp; Jaramillo 1990). It is also culturally significant to Indigenous communities across its range, particularly in medicine, tool-making, and spiritual practices (Turner 1998, 2021; Turner &amp; Hebda 2012). Despite its ecological and cultural importance, the species has faced multiple compounding threats throughout the twentieth century.</w:t>
      </w:r>
    </w:p>
    <w:p w:rsidRPr="00B02140" w:rsidR="0091218A" w:rsidRDefault="00C6244C" w14:paraId="1C4F1B24" w14:textId="77777777">
      <w:pPr>
        <w:ind w:left="-5" w:right="12"/>
        <w:rPr>
          <w:bCs/>
        </w:rPr>
      </w:pPr>
      <w:r w:rsidRPr="00B02140">
        <w:rPr>
          <w:bCs/>
        </w:rPr>
        <w:t>The species gained worldwide attention when the National Cancer Institute discovered in the 1960s that its bark contained paclitaxel, a potent mitotic inhibitor effective against ovarian, breast, and lung cancers (Wani et al. 1971). Because paclitaxel yield is extraordinarily low — approximately 1 kg per 9,080 kg of bark — and extraction required killing the tree, a "yew rush" in the early 1990s resulted in the destruction of hundreds of thousands of mature Pacific yew trees across the Pacific Northwest (Hartzell 1990). The crisis was largely averted by 1993 when semi-synthetic production from European yew (</w:t>
      </w:r>
      <w:r w:rsidRPr="00B02140">
        <w:rPr>
          <w:bCs/>
          <w:i/>
        </w:rPr>
        <w:t>Taxus baccata</w:t>
      </w:r>
      <w:r w:rsidRPr="00B02140">
        <w:rPr>
          <w:bCs/>
        </w:rPr>
        <w:t>) needles eliminated the need for wild bark harvest.</w:t>
      </w:r>
    </w:p>
    <w:p w:rsidRPr="00B02140" w:rsidR="0091218A" w:rsidRDefault="00C6244C" w14:paraId="21D0FA4A" w14:textId="77777777">
      <w:pPr>
        <w:ind w:left="-5" w:right="12"/>
        <w:rPr>
          <w:bCs/>
        </w:rPr>
      </w:pPr>
      <w:r w:rsidRPr="00B02140">
        <w:rPr>
          <w:bCs/>
          <w:i/>
        </w:rPr>
        <w:t>Taxus brevifolia</w:t>
      </w:r>
      <w:r w:rsidRPr="00B02140">
        <w:rPr>
          <w:bCs/>
        </w:rPr>
        <w:t xml:space="preserve"> is currently listed on the IUCN Red List as Near Threatened (Thomas 2013), with population decline attributed to historical bark harvesting and continuing industrial logging. This has resulted in a near 30% reduction in global population that is still considered to be declining. However, the primary ongoing threat to Pacific yew populations is industrial clear-cut logging. As a shade-obligate species requiring old-growth canopy conditions, Pacific yew is eliminated entirely from clearcut blocks and requires over a century to recolonise (Busing et al. 1995). It is particularly sensitive to forest fragmentation, making it highly dependent on old-growth ecosystems (Arsenault &amp; Bradfield 1995; Reynolds 2022). Studies confirm that Pacific yews rarely re-establish in disturbed environments, and their scarcity of fruiting and low seedling survival rates further hinder recovery (Hartzell 1990; Council of the Haida Nation 2016). The species "exhibits slow recovery from major disturbances, potentially requiring centuries to return to pre-harvest abundance" (Busing et al. 1995). Pacific yew's very thin bark (approximately 0.5 cm) makes the tree highly sensitive to fire, hindering re-growth and re-establishment (Reynolds 2022; Busing et al. 1995). The increasing occurrence of high-intensity forest fires associated with climate change represents an additional negative population factor.</w:t>
      </w:r>
    </w:p>
    <w:p w:rsidRPr="00B02140" w:rsidR="0091218A" w:rsidRDefault="00C6244C" w14:paraId="691EA3ED" w14:textId="77777777">
      <w:pPr>
        <w:ind w:left="-5" w:right="12"/>
        <w:rPr>
          <w:bCs/>
        </w:rPr>
      </w:pPr>
      <w:r w:rsidRPr="00B02140">
        <w:rPr>
          <w:bCs/>
        </w:rPr>
        <w:t>The remaining old-growth forests across BC are increasingly at risk from logging and climate change (Bergeron &amp; Fenton 2012; Lindenmayer et al. 2012; Woods 2012). As the life processes of Pacific yew operate on a much longer time scale than modern forestry practices, which favour short harvest rotations and extensive clear-cutting, the yew struggles to re-establish itself once old-growth forest is cleared (Arsenault &amp; Bradfield 1995; Council of the Haida Nation 2016).</w:t>
      </w:r>
    </w:p>
    <w:p w:rsidRPr="00B02140" w:rsidR="0091218A" w:rsidRDefault="00C6244C" w14:paraId="57839A08" w14:textId="1D936948">
      <w:pPr>
        <w:ind w:left="-5" w:right="12"/>
        <w:rPr>
          <w:bCs/>
        </w:rPr>
      </w:pPr>
      <w:r w:rsidRPr="00B02140">
        <w:rPr>
          <w:bCs/>
        </w:rPr>
        <w:t xml:space="preserve">Within this context of negative pressures, there is also a recognised lack of inventory data to understand the Pacific yew's current population status. There are acknowledged </w:t>
      </w:r>
      <w:del w:author="Jericho O'Connell" w:date="2026-05-10T18:20:00Z" w16du:dateUtc="2026-05-11T01:20:00Z" w:id="16">
        <w:r w:rsidRPr="00B02140" w:rsidDel="00B02140">
          <w:rPr>
            <w:bCs/>
          </w:rPr>
          <w:delText>"</w:delText>
        </w:r>
      </w:del>
      <w:r w:rsidRPr="00B02140">
        <w:rPr>
          <w:bCs/>
        </w:rPr>
        <w:t>knowledge gaps</w:t>
      </w:r>
      <w:del w:author="Jericho O'Connell" w:date="2026-05-10T18:20:00Z" w16du:dateUtc="2026-05-11T01:20:00Z" w:id="17">
        <w:r w:rsidRPr="00B02140" w:rsidDel="00B02140">
          <w:rPr>
            <w:bCs/>
          </w:rPr>
          <w:delText xml:space="preserve">" </w:delText>
        </w:r>
      </w:del>
      <w:r w:rsidRPr="00B02140">
        <w:rPr>
          <w:bCs/>
        </w:rPr>
        <w:t xml:space="preserve">and a lack of </w:t>
      </w:r>
      <w:del w:author="Jericho O'Connell" w:date="2026-05-10T18:20:00Z" w16du:dateUtc="2026-05-11T01:20:00Z" w:id="18">
        <w:r w:rsidRPr="00B02140" w:rsidDel="00B02140">
          <w:rPr>
            <w:bCs/>
          </w:rPr>
          <w:delText>"</w:delText>
        </w:r>
      </w:del>
      <w:r w:rsidRPr="00B02140">
        <w:rPr>
          <w:bCs/>
        </w:rPr>
        <w:t>hard data</w:t>
      </w:r>
      <w:del w:author="Jericho O'Connell" w:date="2026-05-10T18:20:00Z" w16du:dateUtc="2026-05-11T01:20:00Z" w:id="19">
        <w:r w:rsidRPr="00B02140" w:rsidDel="00B02140">
          <w:rPr>
            <w:bCs/>
          </w:rPr>
          <w:delText>"</w:delText>
        </w:r>
      </w:del>
      <w:r w:rsidRPr="00B02140">
        <w:rPr>
          <w:bCs/>
        </w:rPr>
        <w:t xml:space="preserve"> on the species' current viability and distribution in BC (Reynolds 2022</w:t>
      </w:r>
      <w:del w:author="Jericho O'Connell" w:date="2026-05-10T18:20:00Z" w16du:dateUtc="2026-05-11T01:20:00Z" w:id="20">
        <w:r w:rsidRPr="00B02140" w:rsidDel="00B02140">
          <w:rPr>
            <w:bCs/>
          </w:rPr>
          <w:delText>; COSEWIC 2024</w:delText>
        </w:r>
      </w:del>
      <w:r w:rsidRPr="00B02140">
        <w:rPr>
          <w:bCs/>
        </w:rPr>
        <w:t>). This is a barrier to understanding the risks to the species and hinders informed decision-making by the provincial government and other stakeholders. An understanding of the species' population levels would also partly address First Nations concerns over the historical overharvesting of Pacific yew (Council of the Haida Nation 2016; Turner &amp; Hebda 2012).</w:t>
      </w:r>
    </w:p>
    <w:p w:rsidRPr="00B02140" w:rsidR="0091218A" w:rsidRDefault="00C6244C" w14:paraId="6EB90410" w14:textId="77777777">
      <w:pPr>
        <w:spacing w:after="0"/>
        <w:ind w:left="-5" w:right="12"/>
        <w:rPr>
          <w:bCs/>
        </w:rPr>
      </w:pPr>
      <w:r w:rsidRPr="00B02140">
        <w:rPr>
          <w:bCs/>
        </w:rPr>
        <w:t>No comprehensive spatial assessment of Pacific yew habitat extent or decline has been attempted at the provincial scale. Existing range data consist of point observations (e.g., iNaturalist, herbarium records) supplemented by incidental mentions in forest inventory plots. This study addresses that gap using satellite-based spectral embeddings from a recently released deep learning foundation model and machine learning. The objective is to model the spatial distribution and quantify the decline of Pacific yew habitat across its primary BC range — and to apply the resulting habitat decline estimates to a formal IUCN Red List assessment of the Canadian BC population.</w:t>
      </w:r>
    </w:p>
    <w:p w:rsidRPr="00B02140" w:rsidR="0091218A" w:rsidRDefault="00C6244C" w14:paraId="4ADDCDE0" w14:textId="77777777">
      <w:pPr>
        <w:spacing w:after="471" w:line="259" w:lineRule="auto"/>
        <w:ind w:left="0" w:firstLine="0"/>
        <w:jc w:val="left"/>
        <w:rPr>
          <w:bCs/>
        </w:rPr>
      </w:pPr>
      <w:r w:rsidRPr="00B02140">
        <w:rPr>
          <w:rFonts w:ascii="Calibri" w:hAnsi="Calibri" w:eastAsia="Calibri" w:cs="Calibri"/>
          <w:bCs/>
          <w:noProof/>
          <w:color w:val="000000"/>
        </w:rPr>
        <mc:AlternateContent>
          <mc:Choice Requires="wpg">
            <w:drawing>
              <wp:inline distT="0" distB="0" distL="0" distR="0" wp14:anchorId="7A3265D0" wp14:editId="7A78E29B">
                <wp:extent cx="5607600" cy="9525"/>
                <wp:effectExtent l="0" t="0" r="0" b="0"/>
                <wp:docPr id="20773" name="Group 20773">
                  <a:extLst xmlns:a="http://schemas.openxmlformats.org/drawingml/2006/main">
                    <a:ext uri="{FF2B5EF4-FFF2-40B4-BE49-F238E27FC236}">
                      <a16:creationId xmlns:a16="http://schemas.microsoft.com/office/drawing/2014/main" id="{9EA962F0-65BC-459D-A738-272A24DE2495}"/>
                    </a:ext>
                  </a:extLst>
                </wp:docPr>
                <wp:cNvGraphicFramePr/>
                <a:graphic xmlns:a="http://schemas.openxmlformats.org/drawingml/2006/main">
                  <a:graphicData uri="http://schemas.microsoft.com/office/word/2010/wordprocessingGroup">
                    <wpg:wgp>
                      <wpg:cNvGrpSpPr/>
                      <wpg:grpSpPr>
                        <a:xfrm>
                          <a:off x="0" y="0"/>
                          <a:ext cx="5607600" cy="9525"/>
                          <a:chOff x="0" y="0"/>
                          <a:chExt cx="5607600" cy="9525"/>
                        </a:xfrm>
                      </wpg:grpSpPr>
                      <wps:wsp>
                        <wps:cNvPr id="28568" name="Shape 28568"/>
                        <wps:cNvSpPr/>
                        <wps:spPr>
                          <a:xfrm>
                            <a:off x="0" y="0"/>
                            <a:ext cx="5607600" cy="9525"/>
                          </a:xfrm>
                          <a:custGeom>
                            <a:avLst/>
                            <a:gdLst/>
                            <a:ahLst/>
                            <a:cxnLst/>
                            <a:rect l="0" t="0" r="0" b="0"/>
                            <a:pathLst>
                              <a:path w="5607600" h="9525">
                                <a:moveTo>
                                  <a:pt x="0" y="0"/>
                                </a:moveTo>
                                <a:lnTo>
                                  <a:pt x="5607600" y="0"/>
                                </a:lnTo>
                                <a:lnTo>
                                  <a:pt x="5607600" y="9525"/>
                                </a:lnTo>
                                <a:lnTo>
                                  <a:pt x="0" y="9525"/>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g:wgp>
                  </a:graphicData>
                </a:graphic>
              </wp:inline>
            </w:drawing>
          </mc:Choice>
          <mc:Fallback>
            <w:pict>
              <v:group id="Group 20773" style="width:441.55pt;height:.75pt;mso-position-horizontal-relative:char;mso-position-vertical-relative:line" coordsize="56076,95" o:spid="_x0000_s1026" w14:anchorId="22A7707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">
                <v:shape id="Shape 28568" style="position:absolute;width:56076;height:95;visibility:visible;mso-wrap-style:square;v-text-anchor:top" coordsize="5607600,9525" o:spid="_x0000_s1027" fillcolor="#ccc" stroked="f" strokeweight="0" path="m,l5607600,r,9525l,9525,,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">
                  <v:stroke miterlimit="83231f" joinstyle="miter"/>
                  <v:path textboxrect="0,0,5607600,9525" arrowok="t"/>
                </v:shape>
                <w10:anchorlock/>
              </v:group>
            </w:pict>
          </mc:Fallback>
        </mc:AlternateContent>
      </w:r>
    </w:p>
    <w:p w:rsidRPr="00B02140" w:rsidR="0091218A" w:rsidRDefault="00C6244C" w14:paraId="3A2FF227" w14:textId="77777777">
      <w:pPr>
        <w:pStyle w:val="Heading1"/>
        <w:ind w:left="245" w:hanging="260"/>
        <w:rPr>
          <w:b w:val="0"/>
          <w:bCs/>
          <w:rPrChange w:author="Jericho O'Connell" w:date="2026-05-10T18:19:00Z" w16du:dateUtc="2026-05-11T01:19:00Z" w:id="21">
            <w:rPr/>
          </w:rPrChange>
        </w:rPr>
      </w:pPr>
      <w:r w:rsidRPr="00B02140">
        <w:rPr>
          <w:b w:val="0"/>
          <w:bCs/>
          <w:rPrChange w:author="Jericho O'Connell" w:date="2026-05-10T18:19:00Z" w16du:dateUtc="2026-05-11T01:19:00Z" w:id="22">
            <w:rPr/>
          </w:rPrChange>
        </w:rPr>
        <w:t>Methods</w:t>
      </w:r>
    </w:p>
    <w:p w:rsidR="0091218A" w:rsidRDefault="00C6244C" w14:paraId="5C698B99" w14:textId="77777777">
      <w:pPr>
        <w:spacing w:after="370" w:line="259" w:lineRule="auto"/>
        <w:ind w:left="0" w:firstLine="0"/>
        <w:jc w:val="left"/>
        <w:rPr>
          <w:ins w:author="Jericho O'Connell" w:date="2026-05-10T18:21:00Z" w16du:dateUtc="2026-05-11T01:21:00Z" w:id="23"/>
          <w:bCs/>
        </w:rPr>
      </w:pPr>
      <w:r w:rsidRPr="00B02140">
        <w:rPr>
          <w:rFonts w:ascii="Calibri" w:hAnsi="Calibri" w:eastAsia="Calibri" w:cs="Calibri"/>
          <w:bCs/>
          <w:noProof/>
          <w:color w:val="000000"/>
        </w:rPr>
        <mc:AlternateContent>
          <mc:Choice Requires="wpg">
            <w:drawing>
              <wp:inline distT="0" distB="0" distL="0" distR="0" wp14:anchorId="0A9A52DE" wp14:editId="5D69BA2E">
                <wp:extent cx="5607600" cy="9525"/>
                <wp:effectExtent l="0" t="0" r="0" b="0"/>
                <wp:docPr id="20774" name="Group 20774">
                  <a:extLst xmlns:a="http://schemas.openxmlformats.org/drawingml/2006/main">
                    <a:ext uri="{FF2B5EF4-FFF2-40B4-BE49-F238E27FC236}">
                      <a16:creationId xmlns:a16="http://schemas.microsoft.com/office/drawing/2014/main" id="{6CF2DD94-9953-4D13-AA57-F9750A0DFEE1}"/>
                    </a:ext>
                  </a:extLst>
                </wp:docPr>
                <wp:cNvGraphicFramePr/>
                <a:graphic xmlns:a="http://schemas.openxmlformats.org/drawingml/2006/main">
                  <a:graphicData uri="http://schemas.microsoft.com/office/word/2010/wordprocessingGroup">
                    <wpg:wgp>
                      <wpg:cNvGrpSpPr/>
                      <wpg:grpSpPr>
                        <a:xfrm>
                          <a:off x="0" y="0"/>
                          <a:ext cx="5607600" cy="9525"/>
                          <a:chOff x="0" y="0"/>
                          <a:chExt cx="5607600" cy="9525"/>
                        </a:xfrm>
                      </wpg:grpSpPr>
                      <wps:wsp>
                        <wps:cNvPr id="28572" name="Shape 28572"/>
                        <wps:cNvSpPr/>
                        <wps:spPr>
                          <a:xfrm>
                            <a:off x="0" y="1"/>
                            <a:ext cx="5607600" cy="9524"/>
                          </a:xfrm>
                          <a:custGeom>
                            <a:avLst/>
                            <a:gdLst/>
                            <a:ahLst/>
                            <a:cxnLst/>
                            <a:rect l="0" t="0" r="0" b="0"/>
                            <a:pathLst>
                              <a:path w="5607600" h="9524">
                                <a:moveTo>
                                  <a:pt x="0" y="0"/>
                                </a:moveTo>
                                <a:lnTo>
                                  <a:pt x="5607600" y="0"/>
                                </a:lnTo>
                                <a:lnTo>
                                  <a:pt x="5607600" y="9524"/>
                                </a:lnTo>
                                <a:lnTo>
                                  <a:pt x="0" y="9524"/>
                                </a:lnTo>
                                <a:lnTo>
                                  <a:pt x="0" y="0"/>
                                </a:lnTo>
                              </a:path>
                            </a:pathLst>
                          </a:custGeom>
                          <a:ln w="0" cap="flat">
                            <a:miter lim="127000"/>
                          </a:ln>
                        </wps:spPr>
                        <wps:style>
                          <a:lnRef idx="0">
                            <a:srgbClr val="000000">
                              <a:alpha val="0"/>
                            </a:srgbClr>
                          </a:lnRef>
                          <a:fillRef idx="1">
                            <a:srgbClr val="AAAAAA"/>
                          </a:fillRef>
                          <a:effectRef idx="0">
                            <a:scrgbClr r="0" g="0" b="0"/>
                          </a:effectRef>
                          <a:fontRef idx="none"/>
                        </wps:style>
                        <wps:bodyPr/>
                      </wps:wsp>
                      <wps:wsp>
                        <wps:cNvPr id="140" name="Shape 140"/>
                        <wps:cNvSpPr/>
                        <wps:spPr>
                          <a:xfrm>
                            <a:off x="0" y="0"/>
                            <a:ext cx="0" cy="1"/>
                          </a:xfrm>
                          <a:custGeom>
                            <a:avLst/>
                            <a:gdLst/>
                            <a:ahLst/>
                            <a:cxnLst/>
                            <a:rect l="0" t="0" r="0" b="0"/>
                            <a:pathLst>
                              <a:path h="1">
                                <a:moveTo>
                                  <a:pt x="0" y="1"/>
                                </a:moveTo>
                                <a:lnTo>
                                  <a:pt x="0" y="0"/>
                                </a:lnTo>
                                <a:close/>
                              </a:path>
                            </a:pathLst>
                          </a:custGeom>
                          <a:ln w="0" cap="flat">
                            <a:miter lim="127000"/>
                          </a:ln>
                        </wps:spPr>
                        <wps:style>
                          <a:lnRef idx="0">
                            <a:srgbClr val="000000">
                              <a:alpha val="0"/>
                            </a:srgbClr>
                          </a:lnRef>
                          <a:fillRef idx="1">
                            <a:srgbClr val="AAAAAA"/>
                          </a:fillRef>
                          <a:effectRef idx="0">
                            <a:scrgbClr r="0" g="0" b="0"/>
                          </a:effectRef>
                          <a:fontRef idx="none"/>
                        </wps:style>
                        <wps:bodyPr/>
                      </wps:wsp>
                    </wpg:wgp>
                  </a:graphicData>
                </a:graphic>
              </wp:inline>
            </w:drawing>
          </mc:Choice>
          <mc:Fallback>
            <w:pict>
              <v:group id="Group 20774" style="width:441.55pt;height:.75pt;mso-position-horizontal-relative:char;mso-position-vertical-relative:line" coordsize="56076,95" o:spid="_x0000_s1026" w14:anchorId="08262AA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">
                <v:shape id="Shape 28572" style="position:absolute;width:56076;height:95;visibility:visible;mso-wrap-style:square;v-text-anchor:top" coordsize="5607600,9524" o:spid="_x0000_s1027" fillcolor="#aaa" stroked="f" strokeweight="0" path="m,l5607600,r,9524l,9524,,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">
                  <v:stroke miterlimit="83231f" joinstyle="miter"/>
                  <v:path textboxrect="0,0,5607600,9524" arrowok="t"/>
                </v:shape>
                <v:shape id="Shape 140" style="position:absolute;width:0;height:0;visibility:visible;mso-wrap-style:square;v-text-anchor:top" coordsize="0,1" o:spid="_x0000_s1028" fillcolor="#aaa" stroked="f" strokeweight="0" path="m,1l,,,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">
                  <v:stroke miterlimit="83231f" joinstyle="miter"/>
                  <v:path textboxrect="0,0,0,1" arrowok="t"/>
                </v:shape>
                <w10:anchorlock/>
              </v:group>
            </w:pict>
          </mc:Fallback>
        </mc:AlternateContent>
      </w:r>
    </w:p>
    <w:p w:rsidR="00B02140" w:rsidRDefault="00B02140" w14:paraId="0513F2F5" w14:textId="4B87FFED">
      <w:pPr>
        <w:pStyle w:val="Heading2"/>
        <w:spacing w:after="370"/>
        <w:ind w:left="0" w:firstLine="0"/>
        <w:rPr>
          <w:ins w:author="Jericho O'Connell" w:date="2026-05-10T18:22:00Z" w16du:dateUtc="2026-05-11T01:22:00Z" w:id="24"/>
        </w:rPr>
        <w:pPrChange w:author="Jericho O'Connell" w:date="2026-05-10T18:22:00Z" w16du:dateUtc="2026-05-11T01:22:00Z" w:id="25">
          <w:pPr>
            <w:spacing w:after="370" w:line="259" w:lineRule="auto"/>
            <w:ind w:left="0" w:firstLine="0"/>
            <w:jc w:val="left"/>
          </w:pPr>
        </w:pPrChange>
      </w:pPr>
      <w:ins w:author="Jericho O'Connell" w:date="2026-05-10T18:22:00Z" w16du:dateUtc="2026-05-11T01:22:00Z" w:id="26">
        <w:r>
          <w:t>Study Methodology</w:t>
        </w:r>
      </w:ins>
    </w:p>
    <w:p w:rsidR="00721202" w:rsidRDefault="00F43EDF" w14:paraId="6BF2CBF4" w14:textId="77777777">
      <w:pPr>
        <w:spacing w:after="370" w:line="259" w:lineRule="auto"/>
        <w:ind w:left="0" w:firstLine="0"/>
        <w:jc w:val="left"/>
        <w:rPr>
          <w:ins w:author="Jericho O'Connell" w:date="2026-05-10T18:54:00Z" w16du:dateUtc="2026-05-11T01:54:00Z" w:id="27"/>
          <w:bCs/>
        </w:rPr>
      </w:pPr>
      <w:ins w:author="Jericho O'Connell" w:date="2026-05-10T18:46:00Z" w16du:dateUtc="2026-05-11T01:46:00Z" w:id="28">
        <w:r>
          <w:rPr>
            <w:bCs/>
          </w:rPr>
          <w:t xml:space="preserve">The study methodology was </w:t>
        </w:r>
      </w:ins>
      <w:ins w:author="Jericho O'Connell" w:date="2026-05-10T18:47:00Z" w16du:dateUtc="2026-05-11T01:47:00Z" w:id="29">
        <w:r>
          <w:rPr>
            <w:bCs/>
          </w:rPr>
          <w:t xml:space="preserve">a compromise </w:t>
        </w:r>
      </w:ins>
      <w:ins w:author="Jericho O'Connell" w:date="2026-05-10T18:48:00Z" w16du:dateUtc="2026-05-11T01:48:00Z" w:id="30">
        <w:r>
          <w:rPr>
            <w:bCs/>
          </w:rPr>
          <w:t xml:space="preserve">as a ground survey proved </w:t>
        </w:r>
      </w:ins>
      <w:ins w:author="Jericho O'Connell" w:date="2026-05-10T18:49:00Z" w16du:dateUtc="2026-05-11T01:49:00Z" w:id="31">
        <w:r>
          <w:rPr>
            <w:bCs/>
          </w:rPr>
          <w:t>infeasible for the pacific yew, due to it’s fractured and sparse distribution in a diverse array of ecosystems.</w:t>
        </w:r>
      </w:ins>
      <w:ins w:author="Jericho O'Connell" w:date="2026-05-10T18:50:00Z" w16du:dateUtc="2026-05-11T01:50:00Z" w:id="32">
        <w:r>
          <w:rPr>
            <w:bCs/>
          </w:rPr>
          <w:t xml:space="preserve"> </w:t>
        </w:r>
      </w:ins>
      <w:ins w:author="Jericho O'Connell" w:date="2026-05-10T18:51:00Z" w16du:dateUtc="2026-05-11T01:51:00Z" w:id="33">
        <w:r>
          <w:rPr>
            <w:bCs/>
          </w:rPr>
          <w:t>While population estimates have been many by the US Forest Service</w:t>
        </w:r>
        <w:r w:rsidR="00721202">
          <w:rPr>
            <w:bCs/>
          </w:rPr>
          <w:t xml:space="preserve">, that took [people] and [funds] </w:t>
        </w:r>
      </w:ins>
      <w:ins w:author="Jericho O'Connell" w:date="2026-05-10T18:52:00Z" w16du:dateUtc="2026-05-11T01:52:00Z" w:id="34">
        <w:r w:rsidR="00721202">
          <w:rPr>
            <w:bCs/>
          </w:rPr>
          <w:t xml:space="preserve">only made available in the context of yew </w:t>
        </w:r>
      </w:ins>
      <w:ins w:author="Jericho O'Connell" w:date="2026-05-10T18:53:00Z" w16du:dateUtc="2026-05-11T01:53:00Z" w:id="35">
        <w:r w:rsidR="00721202">
          <w:rPr>
            <w:bCs/>
          </w:rPr>
          <w:t>as a cancer treatment and d</w:t>
        </w:r>
      </w:ins>
      <w:ins w:author="Jericho O'Connell" w:date="2026-05-10T18:54:00Z" w16du:dateUtc="2026-05-11T01:54:00Z" w:id="36">
        <w:r w:rsidR="00721202">
          <w:rPr>
            <w:bCs/>
          </w:rPr>
          <w:t>ealing with less remote surveys than that of the BC coast</w:t>
        </w:r>
      </w:ins>
      <w:ins w:author="Jericho O'Connell" w:date="2026-05-10T18:53:00Z" w16du:dateUtc="2026-05-11T01:53:00Z" w:id="37">
        <w:r w:rsidR="00721202">
          <w:rPr>
            <w:bCs/>
          </w:rPr>
          <w:t>. Additionally, that population model was a total pop</w:t>
        </w:r>
      </w:ins>
      <w:ins w:author="Jericho O'Connell" w:date="2026-05-10T18:54:00Z" w16du:dateUtc="2026-05-11T01:54:00Z" w:id="38">
        <w:r w:rsidR="00721202">
          <w:rPr>
            <w:bCs/>
          </w:rPr>
          <w:t>ulation and not the geographic description of yew population presented herein.</w:t>
        </w:r>
      </w:ins>
    </w:p>
    <w:p w:rsidRPr="00B02140" w:rsidR="00B02140" w:rsidRDefault="00F43EDF" w14:paraId="273EF3A7" w14:textId="68897CFB">
      <w:pPr>
        <w:spacing w:after="370" w:line="259" w:lineRule="auto"/>
        <w:ind w:left="0" w:firstLine="0"/>
        <w:jc w:val="left"/>
        <w:rPr>
          <w:bCs/>
        </w:rPr>
      </w:pPr>
      <w:ins w:author="Jericho O'Connell" w:date="2026-05-10T18:49:00Z" w16du:dateUtc="2026-05-11T01:49:00Z" w:id="39">
        <w:r>
          <w:rPr>
            <w:bCs/>
          </w:rPr>
          <w:t xml:space="preserve"> </w:t>
        </w:r>
      </w:ins>
      <w:ins w:author="Jericho O'Connell" w:date="2026-05-10T18:22:00Z" w16du:dateUtc="2026-05-11T01:22:00Z" w:id="40">
        <w:r w:rsidR="00B02140">
          <w:rPr>
            <w:bCs/>
          </w:rPr>
          <w:t>Th</w:t>
        </w:r>
      </w:ins>
      <w:ins w:author="Jericho O'Connell" w:date="2026-05-10T18:23:00Z" w16du:dateUtc="2026-05-11T01:23:00Z" w:id="41">
        <w:r w:rsidR="00B02140">
          <w:rPr>
            <w:bCs/>
          </w:rPr>
          <w:t xml:space="preserve">is study was based on </w:t>
        </w:r>
      </w:ins>
      <w:ins w:author="Jericho O'Connell" w:date="2026-05-10T18:25:00Z" w16du:dateUtc="2026-05-11T01:25:00Z" w:id="42">
        <w:r w:rsidR="00B02140">
          <w:rPr>
            <w:bCs/>
          </w:rPr>
          <w:t xml:space="preserve">10 m resolution </w:t>
        </w:r>
      </w:ins>
      <w:ins w:author="Jericho O'Connell" w:date="2026-05-10T18:24:00Z" w16du:dateUtc="2026-05-11T01:24:00Z" w:id="43">
        <w:r w:rsidRPr="00B02140" w:rsidR="00B02140">
          <w:rPr>
            <w:bCs/>
          </w:rPr>
          <w:t>spectral features extracted from the Google AlphaEarth Foundation model satellite embeddings</w:t>
        </w:r>
      </w:ins>
      <w:ins w:author="Jericho O'Connell" w:date="2026-05-10T18:27:00Z" w16du:dateUtc="2026-05-11T01:27:00Z" w:id="44">
        <w:r w:rsidR="00B02140">
          <w:rPr>
            <w:bCs/>
          </w:rPr>
          <w:t xml:space="preserve"> [cite] combined with inaturalist crowd sourced data. While a groun</w:t>
        </w:r>
      </w:ins>
      <w:ins w:author="Jericho O'Connell" w:date="2026-05-10T18:28:00Z" w16du:dateUtc="2026-05-11T01:28:00Z" w:id="45">
        <w:r w:rsidR="00B02140">
          <w:rPr>
            <w:bCs/>
          </w:rPr>
          <w:t xml:space="preserve">d survey of yew population would be the gold </w:t>
        </w:r>
      </w:ins>
      <w:ins w:author="Jericho O'Connell" w:date="2026-05-10T18:29:00Z" w16du:dateUtc="2026-05-11T01:29:00Z" w:id="46">
        <w:r w:rsidR="00B02140">
          <w:rPr>
            <w:bCs/>
          </w:rPr>
          <w:t>standard of population estimation</w:t>
        </w:r>
      </w:ins>
      <w:ins w:author="Jericho O'Connell" w:date="2026-05-10T18:31:00Z" w16du:dateUtc="2026-05-11T01:31:00Z" w:id="47">
        <w:r w:rsidR="007B5EA0">
          <w:rPr>
            <w:bCs/>
          </w:rPr>
          <w:t xml:space="preserve">, this </w:t>
        </w:r>
      </w:ins>
      <w:ins w:author="Jericho O'Connell" w:date="2026-05-10T18:32:00Z" w16du:dateUtc="2026-05-11T01:32:00Z" w:id="48">
        <w:r w:rsidR="007B5EA0">
          <w:rPr>
            <w:bCs/>
          </w:rPr>
          <w:t>proved a challenging approach for the pacific yew</w:t>
        </w:r>
      </w:ins>
      <w:ins w:author="Jericho O'Connell" w:date="2026-05-10T18:33:00Z" w16du:dateUtc="2026-05-11T01:33:00Z" w:id="49">
        <w:r w:rsidR="007B5EA0">
          <w:rPr>
            <w:bCs/>
          </w:rPr>
          <w:t xml:space="preserve">: </w:t>
        </w:r>
      </w:ins>
      <w:ins w:author="Jericho O'Connell" w:date="2026-05-10T18:34:00Z" w16du:dateUtc="2026-05-11T01:34:00Z" w:id="50">
        <w:r w:rsidR="007B5EA0">
          <w:rPr>
            <w:bCs/>
          </w:rPr>
          <w:t>The</w:t>
        </w:r>
      </w:ins>
      <w:ins w:author="Jericho O'Connell" w:date="2026-05-10T18:36:00Z" w16du:dateUtc="2026-05-11T01:36:00Z" w:id="51">
        <w:r w:rsidR="007B5EA0">
          <w:rPr>
            <w:bCs/>
          </w:rPr>
          <w:t xml:space="preserve"> BC</w:t>
        </w:r>
      </w:ins>
      <w:ins w:author="Jericho O'Connell" w:date="2026-05-10T18:34:00Z" w16du:dateUtc="2026-05-11T01:34:00Z" w:id="52">
        <w:r w:rsidR="007B5EA0">
          <w:rPr>
            <w:bCs/>
          </w:rPr>
          <w:t xml:space="preserve"> </w:t>
        </w:r>
      </w:ins>
      <w:ins w:author="Jericho O'Connell" w:date="2026-05-10T18:35:00Z" w16du:dateUtc="2026-05-11T01:35:00Z" w:id="53">
        <w:r w:rsidR="007B5EA0">
          <w:rPr>
            <w:bCs/>
          </w:rPr>
          <w:t xml:space="preserve">Forest </w:t>
        </w:r>
      </w:ins>
      <w:ins w:author="Jericho O'Connell" w:date="2026-05-10T18:36:00Z" w16du:dateUtc="2026-05-11T01:36:00Z" w:id="54">
        <w:r w:rsidR="007B5EA0">
          <w:rPr>
            <w:bCs/>
          </w:rPr>
          <w:t>Analysis and Inventory Branch (FAIB) sample plots</w:t>
        </w:r>
      </w:ins>
      <w:ins w:author="Jericho O'Connell" w:date="2026-05-10T18:37:00Z" w16du:dateUtc="2026-05-11T01:37:00Z" w:id="55">
        <w:r w:rsidR="007B5EA0">
          <w:rPr>
            <w:bCs/>
          </w:rPr>
          <w:t xml:space="preserve"> note less than 100 yew trees</w:t>
        </w:r>
      </w:ins>
      <w:ins w:author="Jericho O'Connell" w:date="2026-05-10T18:40:00Z" w16du:dateUtc="2026-05-11T01:40:00Z" w:id="56">
        <w:r w:rsidR="007B5EA0">
          <w:rPr>
            <w:bCs/>
          </w:rPr>
          <w:t xml:space="preserve"> out of [get individuals]</w:t>
        </w:r>
      </w:ins>
      <w:ins w:author="Jericho O'Connell" w:date="2026-05-10T18:37:00Z" w16du:dateUtc="2026-05-11T01:37:00Z" w:id="57">
        <w:r w:rsidR="007B5EA0">
          <w:rPr>
            <w:bCs/>
          </w:rPr>
          <w:t xml:space="preserve">, with many of these </w:t>
        </w:r>
      </w:ins>
      <w:ins w:author="Jericho O'Connell" w:date="2026-05-10T18:38:00Z" w16du:dateUtc="2026-05-11T01:38:00Z" w:id="58">
        <w:r w:rsidR="007B5EA0">
          <w:rPr>
            <w:bCs/>
          </w:rPr>
          <w:t>yew individuals corresponding to cutblocks.</w:t>
        </w:r>
      </w:ins>
      <w:ins w:author="Jericho O'Connell" w:date="2026-05-10T18:40:00Z" w16du:dateUtc="2026-05-11T01:40:00Z" w:id="59">
        <w:r w:rsidR="007B5EA0">
          <w:rPr>
            <w:bCs/>
          </w:rPr>
          <w:t xml:space="preserve"> This number of trees is insuf</w:t>
        </w:r>
      </w:ins>
      <w:ins w:author="Jericho O'Connell" w:date="2026-05-10T18:41:00Z" w16du:dateUtc="2026-05-11T01:41:00Z" w:id="60">
        <w:r w:rsidR="007B5EA0">
          <w:rPr>
            <w:bCs/>
          </w:rPr>
          <w:t>ficient for popul</w:t>
        </w:r>
        <w:r>
          <w:rPr>
            <w:bCs/>
          </w:rPr>
          <w:t>ation modelling. Further compounding this statistical uncertainty in modelling</w:t>
        </w:r>
      </w:ins>
      <w:ins w:author="Jericho O'Connell" w:date="2026-05-10T18:42:00Z" w16du:dateUtc="2026-05-11T01:42:00Z" w:id="61">
        <w:r>
          <w:rPr>
            <w:bCs/>
          </w:rPr>
          <w:t>;</w:t>
        </w:r>
      </w:ins>
      <w:ins w:author="Jericho O'Connell" w:date="2026-05-10T18:41:00Z" w16du:dateUtc="2026-05-11T01:41:00Z" w:id="62">
        <w:r>
          <w:rPr>
            <w:bCs/>
          </w:rPr>
          <w:t xml:space="preserve"> </w:t>
        </w:r>
      </w:ins>
      <w:ins w:author="Jericho O'Connell" w:date="2026-05-10T18:42:00Z" w16du:dateUtc="2026-05-11T01:42:00Z" w:id="63">
        <w:r>
          <w:rPr>
            <w:bCs/>
          </w:rPr>
          <w:t>the pacific yew grows in distinct biogeoclimactic zones</w:t>
        </w:r>
      </w:ins>
      <w:ins w:author="Jericho O'Connell" w:date="2026-05-10T18:45:00Z" w16du:dateUtc="2026-05-11T01:45:00Z" w:id="64">
        <w:r>
          <w:rPr>
            <w:bCs/>
          </w:rPr>
          <w:t xml:space="preserve"> and subzones</w:t>
        </w:r>
      </w:ins>
      <w:ins w:author="Jericho O'Connell" w:date="2026-05-10T18:44:00Z" w16du:dateUtc="2026-05-11T01:44:00Z" w:id="65">
        <w:r>
          <w:rPr>
            <w:bCs/>
          </w:rPr>
          <w:t xml:space="preserve"> (C</w:t>
        </w:r>
      </w:ins>
      <w:ins w:author="Jericho O'Connell" w:date="2026-05-10T18:45:00Z" w16du:dateUtc="2026-05-11T01:45:00Z" w:id="66">
        <w:r>
          <w:rPr>
            <w:bCs/>
          </w:rPr>
          <w:t>WH, ICH, CDF)</w:t>
        </w:r>
      </w:ins>
      <w:ins w:author="Jericho O'Connell" w:date="2026-05-10T18:42:00Z" w16du:dateUtc="2026-05-11T01:42:00Z" w:id="67">
        <w:r>
          <w:rPr>
            <w:bCs/>
          </w:rPr>
          <w:t xml:space="preserve"> which should be modelled independently</w:t>
        </w:r>
      </w:ins>
      <w:ins w:author="Jericho O'Connell" w:date="2026-05-10T18:43:00Z" w16du:dateUtc="2026-05-11T01:43:00Z" w:id="68">
        <w:r>
          <w:rPr>
            <w:bCs/>
          </w:rPr>
          <w:t>.</w:t>
        </w:r>
      </w:ins>
      <w:ins w:author="Jericho O'Connell" w:date="2026-05-10T18:46:00Z" w16du:dateUtc="2026-05-11T01:46:00Z" w:id="69">
        <w:r>
          <w:rPr>
            <w:bCs/>
          </w:rPr>
          <w:t xml:space="preserve"> </w:t>
        </w:r>
      </w:ins>
    </w:p>
    <w:p w:rsidRPr="00B02140" w:rsidR="00B02140" w:rsidP="00B02140" w:rsidRDefault="00C6244C" w14:paraId="5AF0EA4E" w14:textId="3CD51EE1">
      <w:pPr>
        <w:pStyle w:val="Heading2"/>
        <w:ind w:left="330" w:hanging="345"/>
        <w:rPr>
          <w:b w:val="0"/>
          <w:bCs/>
          <w:rPrChange w:author="Jericho O'Connell" w:date="2026-05-10T18:21:00Z" w16du:dateUtc="2026-05-11T01:21:00Z" w:id="70">
            <w:rPr/>
          </w:rPrChange>
        </w:rPr>
      </w:pPr>
      <w:r w:rsidRPr="00B02140">
        <w:rPr>
          <w:b w:val="0"/>
          <w:bCs/>
          <w:rPrChange w:author="Jericho O'Connell" w:date="2026-05-10T18:19:00Z" w16du:dateUtc="2026-05-11T01:19:00Z" w:id="71">
            <w:rPr/>
          </w:rPrChange>
        </w:rPr>
        <w:t>Study Area</w:t>
      </w:r>
    </w:p>
    <w:p w:rsidR="00721202" w:rsidP="00721202" w:rsidRDefault="00C6244C" w14:paraId="4917C3C0" w14:textId="09AF2C28">
      <w:pPr>
        <w:spacing w:after="211"/>
        <w:ind w:left="-5" w:right="12"/>
        <w:rPr>
          <w:ins w:author="Jericho O'Connell" w:date="2026-05-10T18:55:00Z" w16du:dateUtc="2026-05-11T01:55:00Z" w:id="72"/>
          <w:bCs/>
        </w:rPr>
      </w:pPr>
      <w:r w:rsidRPr="00B02140">
        <w:rPr>
          <w:bCs/>
        </w:rPr>
        <w:t>We analysed 99 study tiles (each ~10 × 10 km, ~100 km²) distributed across British Columbia (Figure 18), covering a total of approximately 9,900 km². Of these, 85 tiles were located in coastal British Columbia within the CWH zone and adjacent zones, and 14 tiles were placed within the Interior Cedar–Hemlock (ICH) zone in the BC interior.</w:t>
      </w:r>
    </w:p>
    <w:p w:rsidRPr="00B02140" w:rsidR="00721202" w:rsidRDefault="00721202" w14:paraId="7D6AFAD4" w14:textId="34D8C8A8">
      <w:pPr>
        <w:spacing w:after="211"/>
        <w:ind w:left="0" w:right="12" w:firstLine="0"/>
        <w:rPr>
          <w:bCs/>
        </w:rPr>
        <w:pPrChange w:author="Jericho O'Connell" w:date="2026-05-10T18:55:00Z" w16du:dateUtc="2026-05-11T01:55:00Z" w:id="73">
          <w:pPr>
            <w:spacing w:after="211"/>
            <w:ind w:left="-5" w:right="12"/>
          </w:pPr>
        </w:pPrChange>
      </w:pPr>
      <w:ins w:author="Jericho O'Connell" w:date="2026-05-10T18:55:00Z" w16du:dateUtc="2026-05-11T01:55:00Z" w:id="74">
        <w:r>
          <w:rPr>
            <w:bCs/>
          </w:rPr>
          <w:t xml:space="preserve">Each tile </w:t>
        </w:r>
      </w:ins>
      <w:ins w:author="Jericho O'Connell" w:date="2026-05-10T18:56:00Z" w16du:dateUtc="2026-05-11T01:56:00Z" w:id="75">
        <w:r>
          <w:rPr>
            <w:bCs/>
          </w:rPr>
          <w:t>took on average [time to extract] and [time to process] this limited the scope of this survey to the 99 tiles</w:t>
        </w:r>
      </w:ins>
      <w:ins w:author="Jericho O'Connell" w:date="2026-05-10T18:57:00Z" w16du:dateUtc="2026-05-11T01:57:00Z" w:id="76">
        <w:r>
          <w:rPr>
            <w:bCs/>
          </w:rPr>
          <w:t xml:space="preserve"> and not the entire BC range of the pacific yew. Tiles were analyz</w:t>
        </w:r>
      </w:ins>
      <w:ins w:author="Jericho O'Connell" w:date="2026-05-10T18:58:00Z" w16du:dateUtc="2026-05-11T01:58:00Z" w:id="77">
        <w:r>
          <w:rPr>
            <w:bCs/>
          </w:rPr>
          <w:t>ed rather than pixels to display the geographic predictions of the model, better enabling the authors to note if th</w:t>
        </w:r>
      </w:ins>
      <w:ins w:author="Jericho O'Connell" w:date="2026-05-10T18:59:00Z" w16du:dateUtc="2026-05-11T01:59:00Z" w:id="78">
        <w:r>
          <w:rPr>
            <w:bCs/>
          </w:rPr>
          <w:t xml:space="preserve">e model was agreeing with known habitat associations of the yew, like higher densities near </w:t>
        </w:r>
      </w:ins>
      <w:ins w:author="Jericho O'Connell" w:date="2026-05-10T19:00:00Z" w16du:dateUtc="2026-05-11T02:00:00Z" w:id="79">
        <w:r>
          <w:rPr>
            <w:bCs/>
          </w:rPr>
          <w:t>rivers and riparian zones.</w:t>
        </w:r>
      </w:ins>
    </w:p>
    <w:p w:rsidRPr="00B02140" w:rsidR="0091218A" w:rsidRDefault="00C6244C" w14:paraId="017C3B3D" w14:textId="77777777">
      <w:pPr>
        <w:pStyle w:val="Heading3"/>
        <w:ind w:left="480" w:hanging="495"/>
        <w:rPr>
          <w:b w:val="0"/>
          <w:bCs/>
          <w:rPrChange w:author="Jericho O'Connell" w:date="2026-05-10T18:19:00Z" w16du:dateUtc="2026-05-11T01:19:00Z" w:id="80">
            <w:rPr/>
          </w:rPrChange>
        </w:rPr>
      </w:pPr>
      <w:r w:rsidRPr="00B02140">
        <w:rPr>
          <w:b w:val="0"/>
          <w:bCs/>
          <w:rPrChange w:author="Jericho O'Connell" w:date="2026-05-10T18:19:00Z" w16du:dateUtc="2026-05-11T01:19:00Z" w:id="81">
            <w:rPr/>
          </w:rPrChange>
        </w:rPr>
        <w:t>Coastal Tile Selection</w:t>
      </w:r>
    </w:p>
    <w:p w:rsidRPr="00B02140" w:rsidR="0091218A" w:rsidRDefault="00C6244C" w14:paraId="15F93C99" w14:textId="77777777">
      <w:pPr>
        <w:spacing w:after="0"/>
        <w:ind w:left="-5" w:right="12"/>
        <w:rPr>
          <w:bCs/>
        </w:rPr>
      </w:pPr>
      <w:r w:rsidRPr="00B02140">
        <w:rPr>
          <w:bCs/>
        </w:rPr>
        <w:t>The 85 coastal tile centre pixels were selected by random stratified sampling within the CWH and CDF biogeoclimatic zone to:</w:t>
      </w:r>
    </w:p>
    <w:p w:rsidRPr="00B02140" w:rsidR="0091218A" w:rsidRDefault="00C6244C" w14:paraId="15967E38" w14:textId="77777777">
      <w:pPr>
        <w:numPr>
          <w:ilvl w:val="0"/>
          <w:numId w:val="8"/>
        </w:numPr>
        <w:spacing w:after="55" w:line="259" w:lineRule="auto"/>
        <w:ind w:right="12" w:hanging="253"/>
        <w:rPr>
          <w:bCs/>
        </w:rPr>
      </w:pPr>
      <w:r w:rsidRPr="00B02140">
        <w:rPr>
          <w:bCs/>
        </w:rPr>
        <w:t>Cover the full latitudinal and precipitation gradient of the CWH zone, from south Vancouver</w:t>
      </w:r>
    </w:p>
    <w:p w:rsidRPr="00B02140" w:rsidR="0091218A" w:rsidRDefault="00C6244C" w14:paraId="4974F802" w14:textId="77777777">
      <w:pPr>
        <w:spacing w:after="55" w:line="259" w:lineRule="auto"/>
        <w:ind w:left="-5" w:right="12"/>
        <w:rPr>
          <w:bCs/>
        </w:rPr>
      </w:pPr>
      <w:r w:rsidRPr="00B02140">
        <w:rPr>
          <w:bCs/>
        </w:rPr>
        <w:t>Island lowlands to north coast hypermaritime rainforest</w:t>
      </w:r>
    </w:p>
    <w:p w:rsidRPr="00B02140" w:rsidR="0091218A" w:rsidRDefault="00C6244C" w14:paraId="275B35C3" w14:textId="77777777">
      <w:pPr>
        <w:numPr>
          <w:ilvl w:val="0"/>
          <w:numId w:val="8"/>
        </w:numPr>
        <w:spacing w:after="55" w:line="259" w:lineRule="auto"/>
        <w:ind w:right="12" w:hanging="253"/>
        <w:rPr>
          <w:bCs/>
        </w:rPr>
      </w:pPr>
      <w:r w:rsidRPr="00B02140">
        <w:rPr>
          <w:bCs/>
        </w:rPr>
        <w:t>Represent diverse stand ages and disturbance histories</w:t>
      </w:r>
    </w:p>
    <w:p w:rsidRPr="00B02140" w:rsidR="0091218A" w:rsidRDefault="00C6244C" w14:paraId="712A5181" w14:textId="77777777">
      <w:pPr>
        <w:numPr>
          <w:ilvl w:val="0"/>
          <w:numId w:val="8"/>
        </w:numPr>
        <w:spacing w:after="55" w:line="259" w:lineRule="auto"/>
        <w:ind w:right="12" w:hanging="253"/>
        <w:rPr>
          <w:bCs/>
        </w:rPr>
      </w:pPr>
      <w:r w:rsidRPr="00B02140">
        <w:rPr>
          <w:bCs/>
        </w:rPr>
        <w:t>Include clusters of iNaturalist yew observations for training data proximity</w:t>
      </w:r>
    </w:p>
    <w:p w:rsidRPr="00B02140" w:rsidR="0091218A" w:rsidRDefault="00C6244C" w14:paraId="7F85AFA1" w14:textId="77777777">
      <w:pPr>
        <w:numPr>
          <w:ilvl w:val="0"/>
          <w:numId w:val="8"/>
        </w:numPr>
        <w:spacing w:line="259" w:lineRule="auto"/>
        <w:ind w:right="12" w:hanging="253"/>
        <w:rPr>
          <w:bCs/>
        </w:rPr>
      </w:pPr>
      <w:r w:rsidRPr="00B02140">
        <w:rPr>
          <w:bCs/>
        </w:rPr>
        <w:t>Sample remote areas (deep fjords, outer islands) with minimal human access</w:t>
      </w:r>
    </w:p>
    <w:p w:rsidRPr="00B02140" w:rsidR="0091218A" w:rsidRDefault="00C6244C" w14:paraId="46AFB7BD" w14:textId="77777777">
      <w:pPr>
        <w:pStyle w:val="Heading3"/>
        <w:ind w:left="480" w:hanging="495"/>
        <w:rPr>
          <w:b w:val="0"/>
          <w:bCs/>
          <w:rPrChange w:author="Jericho O'Connell" w:date="2026-05-10T18:19:00Z" w16du:dateUtc="2026-05-11T01:19:00Z" w:id="82">
            <w:rPr/>
          </w:rPrChange>
        </w:rPr>
      </w:pPr>
      <w:r w:rsidRPr="00B02140">
        <w:rPr>
          <w:b w:val="0"/>
          <w:bCs/>
          <w:rPrChange w:author="Jericho O'Connell" w:date="2026-05-10T18:19:00Z" w16du:dateUtc="2026-05-11T01:19:00Z" w:id="83">
            <w:rPr/>
          </w:rPrChange>
        </w:rPr>
        <w:t>Interior Tile Selection</w:t>
      </w:r>
    </w:p>
    <w:p w:rsidRPr="00B02140" w:rsidR="0091218A" w:rsidRDefault="00C6244C" w14:paraId="5E289810" w14:textId="77777777">
      <w:pPr>
        <w:spacing w:after="211"/>
        <w:ind w:left="-5" w:right="12"/>
        <w:rPr>
          <w:bCs/>
        </w:rPr>
      </w:pPr>
      <w:r w:rsidRPr="00B02140">
        <w:rPr>
          <w:bCs/>
        </w:rPr>
        <w:t>The 14 ICH tiles were generated by random stratified sampling within the ICH biogeoclimatic zone boundary polygon (from the BC BEC map, v12), using a fixed random seed (42) projected in BC Albers (EPSG:3005) and converted to WGS84. These points sample 13 distinct ICH subzones including ICHdw1, ICHmw2, ICHxw, ICHdw4, ICHvk1, ICHwk1, and others.</w:t>
      </w:r>
    </w:p>
    <w:p w:rsidRPr="00B02140" w:rsidR="0091218A" w:rsidRDefault="00C6244C" w14:paraId="565E85D0" w14:textId="77777777">
      <w:pPr>
        <w:pStyle w:val="Heading3"/>
        <w:ind w:left="480" w:hanging="495"/>
        <w:rPr>
          <w:b w:val="0"/>
          <w:bCs/>
          <w:rPrChange w:author="Jericho O'Connell" w:date="2026-05-10T18:19:00Z" w16du:dateUtc="2026-05-11T01:19:00Z" w:id="84">
            <w:rPr/>
          </w:rPrChange>
        </w:rPr>
      </w:pPr>
      <w:r w:rsidRPr="00B02140">
        <w:rPr>
          <w:b w:val="0"/>
          <w:bCs/>
          <w:rPrChange w:author="Jericho O'Connell" w:date="2026-05-10T18:19:00Z" w16du:dateUtc="2026-05-11T01:19:00Z" w:id="85">
            <w:rPr/>
          </w:rPrChange>
        </w:rPr>
        <w:t>Biogeoclimatic Zone Coverage</w:t>
      </w:r>
    </w:p>
    <w:p w:rsidRPr="00B02140" w:rsidR="0091218A" w:rsidRDefault="00C6244C" w14:paraId="03405AE7" w14:textId="77777777">
      <w:pPr>
        <w:spacing w:after="0" w:line="259" w:lineRule="auto"/>
        <w:ind w:left="-5" w:right="12"/>
        <w:rPr>
          <w:bCs/>
        </w:rPr>
      </w:pPr>
      <w:r w:rsidRPr="00B02140">
        <w:rPr>
          <w:bCs/>
        </w:rPr>
        <w:t>Across all 99 tiles, the analysis intersects 12 major BEC zones and 69 subzones:</w:t>
      </w:r>
    </w:p>
    <w:tbl>
      <w:tblPr>
        <w:tblStyle w:val="TableGrid"/>
        <w:tblW w:w="8816" w:type="dxa"/>
        <w:tblInd w:w="8" w:type="dxa"/>
        <w:tblCellMar>
          <w:left w:w="107" w:type="dxa"/>
          <w:right w:w="107" w:type="dxa"/>
        </w:tblCellMar>
        <w:tblLook w:val="04A0" w:firstRow="1" w:lastRow="0" w:firstColumn="1" w:lastColumn="0" w:noHBand="0" w:noVBand="1"/>
      </w:tblPr>
      <w:tblGrid>
        <w:gridCol w:w="776"/>
        <w:gridCol w:w="3271"/>
        <w:gridCol w:w="2149"/>
        <w:gridCol w:w="2620"/>
      </w:tblGrid>
      <w:tr w:rsidRPr="00B02140" w:rsidR="0091218A" w14:paraId="36CA4155" w14:textId="77777777">
        <w:trPr>
          <w:trHeight w:val="420"/>
        </w:trPr>
        <w:tc>
          <w:tcPr>
            <w:tcW w:w="775" w:type="dxa"/>
            <w:tcBorders>
              <w:top w:val="single" w:color="AAAAAA" w:sz="6" w:space="0"/>
              <w:left w:val="single" w:color="AAAAAA" w:sz="6" w:space="0"/>
              <w:bottom w:val="single" w:color="AAAAAA" w:sz="6" w:space="0"/>
              <w:right w:val="single" w:color="AAAAAA" w:sz="6" w:space="0"/>
            </w:tcBorders>
            <w:shd w:val="clear" w:color="auto" w:fill="EEEEFF"/>
            <w:vAlign w:val="center"/>
          </w:tcPr>
          <w:p w:rsidRPr="00B02140" w:rsidR="0091218A" w:rsidRDefault="00C6244C" w14:paraId="56EBF754" w14:textId="77777777">
            <w:pPr>
              <w:spacing w:after="0" w:line="259" w:lineRule="auto"/>
              <w:ind w:left="0" w:firstLine="0"/>
              <w:jc w:val="left"/>
              <w:rPr>
                <w:bCs/>
              </w:rPr>
            </w:pPr>
            <w:r w:rsidRPr="00B02140">
              <w:rPr>
                <w:bCs/>
                <w:sz w:val="19"/>
                <w:rPrChange w:author="Jericho O'Connell" w:date="2026-05-10T18:19:00Z" w16du:dateUtc="2026-05-11T01:19:00Z" w:id="86">
                  <w:rPr>
                    <w:b/>
                    <w:sz w:val="19"/>
                  </w:rPr>
                </w:rPrChange>
              </w:rPr>
              <w:t>Zone</w:t>
            </w:r>
          </w:p>
        </w:tc>
        <w:tc>
          <w:tcPr>
            <w:tcW w:w="3271" w:type="dxa"/>
            <w:tcBorders>
              <w:top w:val="single" w:color="AAAAAA" w:sz="6" w:space="0"/>
              <w:left w:val="single" w:color="AAAAAA" w:sz="6" w:space="0"/>
              <w:bottom w:val="single" w:color="AAAAAA" w:sz="6" w:space="0"/>
              <w:right w:val="single" w:color="AAAAAA" w:sz="6" w:space="0"/>
            </w:tcBorders>
            <w:shd w:val="clear" w:color="auto" w:fill="EEEEFF"/>
            <w:vAlign w:val="center"/>
          </w:tcPr>
          <w:p w:rsidRPr="00B02140" w:rsidR="0091218A" w:rsidRDefault="00C6244C" w14:paraId="357C4030" w14:textId="77777777">
            <w:pPr>
              <w:spacing w:after="0" w:line="259" w:lineRule="auto"/>
              <w:ind w:left="0" w:firstLine="0"/>
              <w:jc w:val="left"/>
              <w:rPr>
                <w:bCs/>
              </w:rPr>
            </w:pPr>
            <w:r w:rsidRPr="00B02140">
              <w:rPr>
                <w:bCs/>
                <w:sz w:val="19"/>
                <w:rPrChange w:author="Jericho O'Connell" w:date="2026-05-10T18:19:00Z" w16du:dateUtc="2026-05-11T01:19:00Z" w:id="87">
                  <w:rPr>
                    <w:b/>
                    <w:sz w:val="19"/>
                  </w:rPr>
                </w:rPrChange>
              </w:rPr>
              <w:t>Full Name</w:t>
            </w:r>
          </w:p>
        </w:tc>
        <w:tc>
          <w:tcPr>
            <w:tcW w:w="2149" w:type="dxa"/>
            <w:tcBorders>
              <w:top w:val="single" w:color="AAAAAA" w:sz="6" w:space="0"/>
              <w:left w:val="single" w:color="AAAAAA" w:sz="6" w:space="0"/>
              <w:bottom w:val="single" w:color="AAAAAA" w:sz="6" w:space="0"/>
              <w:right w:val="single" w:color="AAAAAA" w:sz="6" w:space="0"/>
            </w:tcBorders>
            <w:shd w:val="clear" w:color="auto" w:fill="EEEEFF"/>
            <w:vAlign w:val="center"/>
          </w:tcPr>
          <w:p w:rsidRPr="00B02140" w:rsidR="0091218A" w:rsidRDefault="00C6244C" w14:paraId="7AB746C7" w14:textId="77777777">
            <w:pPr>
              <w:spacing w:after="0" w:line="259" w:lineRule="auto"/>
              <w:ind w:left="323" w:firstLine="0"/>
              <w:jc w:val="left"/>
              <w:rPr>
                <w:bCs/>
              </w:rPr>
            </w:pPr>
            <w:r w:rsidRPr="00B02140">
              <w:rPr>
                <w:bCs/>
                <w:sz w:val="19"/>
                <w:rPrChange w:author="Jericho O'Connell" w:date="2026-05-10T18:19:00Z" w16du:dateUtc="2026-05-11T01:19:00Z" w:id="88">
                  <w:rPr>
                    <w:b/>
                    <w:sz w:val="19"/>
                  </w:rPr>
                </w:rPrChange>
              </w:rPr>
              <w:t>Tiles with Coverage</w:t>
            </w:r>
          </w:p>
        </w:tc>
        <w:tc>
          <w:tcPr>
            <w:tcW w:w="2620" w:type="dxa"/>
            <w:tcBorders>
              <w:top w:val="single" w:color="AAAAAA" w:sz="6" w:space="0"/>
              <w:left w:val="single" w:color="AAAAAA" w:sz="6" w:space="0"/>
              <w:bottom w:val="single" w:color="AAAAAA" w:sz="6" w:space="0"/>
              <w:right w:val="single" w:color="AAAAAA" w:sz="6" w:space="0"/>
            </w:tcBorders>
            <w:shd w:val="clear" w:color="auto" w:fill="EEEEFF"/>
            <w:vAlign w:val="center"/>
          </w:tcPr>
          <w:p w:rsidRPr="00B02140" w:rsidR="0091218A" w:rsidRDefault="00C6244C" w14:paraId="64233C39" w14:textId="77777777">
            <w:pPr>
              <w:spacing w:after="0" w:line="259" w:lineRule="auto"/>
              <w:ind w:left="394" w:firstLine="0"/>
              <w:jc w:val="left"/>
              <w:rPr>
                <w:bCs/>
              </w:rPr>
            </w:pPr>
            <w:r w:rsidRPr="00B02140">
              <w:rPr>
                <w:bCs/>
                <w:sz w:val="19"/>
                <w:rPrChange w:author="Jericho O'Connell" w:date="2026-05-10T18:19:00Z" w16du:dateUtc="2026-05-11T01:19:00Z" w:id="89">
                  <w:rPr>
                    <w:b/>
                    <w:sz w:val="19"/>
                  </w:rPr>
                </w:rPrChange>
              </w:rPr>
              <w:t>Total Area Analysed (ha)</w:t>
            </w:r>
          </w:p>
        </w:tc>
      </w:tr>
      <w:tr w:rsidRPr="00B02140" w:rsidR="0091218A" w14:paraId="76D441A7" w14:textId="77777777">
        <w:trPr>
          <w:trHeight w:val="420"/>
        </w:trPr>
        <w:tc>
          <w:tcPr>
            <w:tcW w:w="775" w:type="dxa"/>
            <w:tcBorders>
              <w:top w:val="single" w:color="AAAAAA" w:sz="6" w:space="0"/>
              <w:left w:val="single" w:color="AAAAAA" w:sz="6" w:space="0"/>
              <w:bottom w:val="single" w:color="AAAAAA" w:sz="6" w:space="0"/>
              <w:right w:val="single" w:color="AAAAAA" w:sz="6" w:space="0"/>
            </w:tcBorders>
            <w:vAlign w:val="center"/>
          </w:tcPr>
          <w:p w:rsidRPr="00B02140" w:rsidR="0091218A" w:rsidRDefault="00C6244C" w14:paraId="08391F91" w14:textId="77777777">
            <w:pPr>
              <w:spacing w:after="0" w:line="259" w:lineRule="auto"/>
              <w:ind w:left="0" w:firstLine="0"/>
              <w:jc w:val="left"/>
              <w:rPr>
                <w:bCs/>
              </w:rPr>
            </w:pPr>
            <w:r w:rsidRPr="00B02140">
              <w:rPr>
                <w:bCs/>
                <w:sz w:val="19"/>
              </w:rPr>
              <w:t>CWH</w:t>
            </w:r>
          </w:p>
        </w:tc>
        <w:tc>
          <w:tcPr>
            <w:tcW w:w="3271" w:type="dxa"/>
            <w:tcBorders>
              <w:top w:val="single" w:color="AAAAAA" w:sz="6" w:space="0"/>
              <w:left w:val="single" w:color="AAAAAA" w:sz="6" w:space="0"/>
              <w:bottom w:val="single" w:color="AAAAAA" w:sz="6" w:space="0"/>
              <w:right w:val="single" w:color="AAAAAA" w:sz="6" w:space="0"/>
            </w:tcBorders>
            <w:vAlign w:val="center"/>
          </w:tcPr>
          <w:p w:rsidRPr="00B02140" w:rsidR="0091218A" w:rsidRDefault="00C6244C" w14:paraId="127CAE4F" w14:textId="77777777">
            <w:pPr>
              <w:spacing w:after="0" w:line="259" w:lineRule="auto"/>
              <w:ind w:left="0" w:firstLine="0"/>
              <w:jc w:val="left"/>
              <w:rPr>
                <w:bCs/>
              </w:rPr>
            </w:pPr>
            <w:r w:rsidRPr="00B02140">
              <w:rPr>
                <w:bCs/>
                <w:sz w:val="19"/>
              </w:rPr>
              <w:t>Coastal Western Hemlock</w:t>
            </w:r>
          </w:p>
        </w:tc>
        <w:tc>
          <w:tcPr>
            <w:tcW w:w="2149" w:type="dxa"/>
            <w:tcBorders>
              <w:top w:val="single" w:color="AAAAAA" w:sz="6" w:space="0"/>
              <w:left w:val="single" w:color="AAAAAA" w:sz="6" w:space="0"/>
              <w:bottom w:val="single" w:color="AAAAAA" w:sz="6" w:space="0"/>
              <w:right w:val="single" w:color="AAAAAA" w:sz="6" w:space="0"/>
            </w:tcBorders>
            <w:vAlign w:val="center"/>
          </w:tcPr>
          <w:p w:rsidRPr="00B02140" w:rsidR="0091218A" w:rsidRDefault="00C6244C" w14:paraId="5437BBC1" w14:textId="77777777">
            <w:pPr>
              <w:spacing w:after="0" w:line="259" w:lineRule="auto"/>
              <w:ind w:left="0" w:firstLine="0"/>
              <w:jc w:val="right"/>
              <w:rPr>
                <w:bCs/>
              </w:rPr>
            </w:pPr>
            <w:r w:rsidRPr="00B02140">
              <w:rPr>
                <w:bCs/>
                <w:sz w:val="19"/>
              </w:rPr>
              <w:t>85</w:t>
            </w:r>
          </w:p>
        </w:tc>
        <w:tc>
          <w:tcPr>
            <w:tcW w:w="2620" w:type="dxa"/>
            <w:tcBorders>
              <w:top w:val="single" w:color="AAAAAA" w:sz="6" w:space="0"/>
              <w:left w:val="single" w:color="AAAAAA" w:sz="6" w:space="0"/>
              <w:bottom w:val="single" w:color="AAAAAA" w:sz="6" w:space="0"/>
              <w:right w:val="single" w:color="AAAAAA" w:sz="6" w:space="0"/>
            </w:tcBorders>
            <w:vAlign w:val="center"/>
          </w:tcPr>
          <w:p w:rsidRPr="00B02140" w:rsidR="0091218A" w:rsidRDefault="00C6244C" w14:paraId="792AB7A6" w14:textId="77777777">
            <w:pPr>
              <w:spacing w:after="0" w:line="259" w:lineRule="auto"/>
              <w:ind w:left="0" w:firstLine="0"/>
              <w:jc w:val="right"/>
              <w:rPr>
                <w:bCs/>
              </w:rPr>
            </w:pPr>
            <w:r w:rsidRPr="00B02140">
              <w:rPr>
                <w:bCs/>
                <w:sz w:val="19"/>
              </w:rPr>
              <w:t>885,783</w:t>
            </w:r>
          </w:p>
        </w:tc>
      </w:tr>
      <w:tr w:rsidRPr="00B02140" w:rsidR="0091218A" w14:paraId="0641F8A7" w14:textId="77777777">
        <w:trPr>
          <w:trHeight w:val="420"/>
        </w:trPr>
        <w:tc>
          <w:tcPr>
            <w:tcW w:w="775" w:type="dxa"/>
            <w:tcBorders>
              <w:top w:val="single" w:color="AAAAAA" w:sz="6" w:space="0"/>
              <w:left w:val="single" w:color="AAAAAA" w:sz="6" w:space="0"/>
              <w:bottom w:val="single" w:color="AAAAAA" w:sz="6" w:space="0"/>
              <w:right w:val="single" w:color="AAAAAA" w:sz="6" w:space="0"/>
            </w:tcBorders>
            <w:shd w:val="clear" w:color="auto" w:fill="F8F8F8"/>
            <w:vAlign w:val="center"/>
          </w:tcPr>
          <w:p w:rsidRPr="00B02140" w:rsidR="0091218A" w:rsidRDefault="00C6244C" w14:paraId="47E7A8AA" w14:textId="77777777">
            <w:pPr>
              <w:spacing w:after="0" w:line="259" w:lineRule="auto"/>
              <w:ind w:left="0" w:firstLine="0"/>
              <w:jc w:val="left"/>
              <w:rPr>
                <w:bCs/>
              </w:rPr>
            </w:pPr>
            <w:r w:rsidRPr="00B02140">
              <w:rPr>
                <w:bCs/>
                <w:sz w:val="19"/>
              </w:rPr>
              <w:t>ICH</w:t>
            </w:r>
          </w:p>
        </w:tc>
        <w:tc>
          <w:tcPr>
            <w:tcW w:w="3271" w:type="dxa"/>
            <w:tcBorders>
              <w:top w:val="single" w:color="AAAAAA" w:sz="6" w:space="0"/>
              <w:left w:val="single" w:color="AAAAAA" w:sz="6" w:space="0"/>
              <w:bottom w:val="single" w:color="AAAAAA" w:sz="6" w:space="0"/>
              <w:right w:val="single" w:color="AAAAAA" w:sz="6" w:space="0"/>
            </w:tcBorders>
            <w:shd w:val="clear" w:color="auto" w:fill="F8F8F8"/>
            <w:vAlign w:val="center"/>
          </w:tcPr>
          <w:p w:rsidRPr="00B02140" w:rsidR="0091218A" w:rsidRDefault="00C6244C" w14:paraId="1D3E6B7C" w14:textId="77777777">
            <w:pPr>
              <w:spacing w:after="0" w:line="259" w:lineRule="auto"/>
              <w:ind w:left="0" w:firstLine="0"/>
              <w:jc w:val="left"/>
              <w:rPr>
                <w:bCs/>
              </w:rPr>
            </w:pPr>
            <w:r w:rsidRPr="00B02140">
              <w:rPr>
                <w:bCs/>
                <w:sz w:val="19"/>
              </w:rPr>
              <w:t>Interior Cedar–Hemlock</w:t>
            </w:r>
          </w:p>
        </w:tc>
        <w:tc>
          <w:tcPr>
            <w:tcW w:w="2149" w:type="dxa"/>
            <w:tcBorders>
              <w:top w:val="single" w:color="AAAAAA" w:sz="6" w:space="0"/>
              <w:left w:val="single" w:color="AAAAAA" w:sz="6" w:space="0"/>
              <w:bottom w:val="single" w:color="AAAAAA" w:sz="6" w:space="0"/>
              <w:right w:val="single" w:color="AAAAAA" w:sz="6" w:space="0"/>
            </w:tcBorders>
            <w:shd w:val="clear" w:color="auto" w:fill="F8F8F8"/>
            <w:vAlign w:val="center"/>
          </w:tcPr>
          <w:p w:rsidRPr="00B02140" w:rsidR="0091218A" w:rsidRDefault="00C6244C" w14:paraId="7EAE32D5" w14:textId="77777777">
            <w:pPr>
              <w:spacing w:after="0" w:line="259" w:lineRule="auto"/>
              <w:ind w:left="0" w:firstLine="0"/>
              <w:jc w:val="right"/>
              <w:rPr>
                <w:bCs/>
              </w:rPr>
            </w:pPr>
            <w:r w:rsidRPr="00B02140">
              <w:rPr>
                <w:bCs/>
                <w:sz w:val="19"/>
              </w:rPr>
              <w:t>14</w:t>
            </w:r>
          </w:p>
        </w:tc>
        <w:tc>
          <w:tcPr>
            <w:tcW w:w="2620" w:type="dxa"/>
            <w:tcBorders>
              <w:top w:val="single" w:color="AAAAAA" w:sz="6" w:space="0"/>
              <w:left w:val="single" w:color="AAAAAA" w:sz="6" w:space="0"/>
              <w:bottom w:val="single" w:color="AAAAAA" w:sz="6" w:space="0"/>
              <w:right w:val="single" w:color="AAAAAA" w:sz="6" w:space="0"/>
            </w:tcBorders>
            <w:shd w:val="clear" w:color="auto" w:fill="F8F8F8"/>
            <w:vAlign w:val="center"/>
          </w:tcPr>
          <w:p w:rsidRPr="00B02140" w:rsidR="0091218A" w:rsidRDefault="00C6244C" w14:paraId="7BE11DD2" w14:textId="77777777">
            <w:pPr>
              <w:spacing w:after="0" w:line="259" w:lineRule="auto"/>
              <w:ind w:left="0" w:firstLine="0"/>
              <w:jc w:val="right"/>
              <w:rPr>
                <w:bCs/>
              </w:rPr>
            </w:pPr>
            <w:r w:rsidRPr="00B02140">
              <w:rPr>
                <w:bCs/>
                <w:sz w:val="19"/>
              </w:rPr>
              <w:t>142,778</w:t>
            </w:r>
          </w:p>
        </w:tc>
      </w:tr>
      <w:tr w:rsidRPr="00B02140" w:rsidR="0091218A" w14:paraId="4AB1DF10" w14:textId="77777777">
        <w:trPr>
          <w:trHeight w:val="420"/>
        </w:trPr>
        <w:tc>
          <w:tcPr>
            <w:tcW w:w="775" w:type="dxa"/>
            <w:tcBorders>
              <w:top w:val="single" w:color="AAAAAA" w:sz="6" w:space="0"/>
              <w:left w:val="single" w:color="AAAAAA" w:sz="6" w:space="0"/>
              <w:bottom w:val="single" w:color="AAAAAA" w:sz="6" w:space="0"/>
              <w:right w:val="single" w:color="AAAAAA" w:sz="6" w:space="0"/>
            </w:tcBorders>
            <w:vAlign w:val="center"/>
          </w:tcPr>
          <w:p w:rsidRPr="00B02140" w:rsidR="0091218A" w:rsidRDefault="00C6244C" w14:paraId="2BECDFC8" w14:textId="77777777">
            <w:pPr>
              <w:spacing w:after="0" w:line="259" w:lineRule="auto"/>
              <w:ind w:left="0" w:firstLine="0"/>
              <w:jc w:val="left"/>
              <w:rPr>
                <w:bCs/>
              </w:rPr>
            </w:pPr>
            <w:r w:rsidRPr="00B02140">
              <w:rPr>
                <w:bCs/>
                <w:sz w:val="19"/>
              </w:rPr>
              <w:t>CDF</w:t>
            </w:r>
          </w:p>
        </w:tc>
        <w:tc>
          <w:tcPr>
            <w:tcW w:w="3271" w:type="dxa"/>
            <w:tcBorders>
              <w:top w:val="single" w:color="AAAAAA" w:sz="6" w:space="0"/>
              <w:left w:val="single" w:color="AAAAAA" w:sz="6" w:space="0"/>
              <w:bottom w:val="single" w:color="AAAAAA" w:sz="6" w:space="0"/>
              <w:right w:val="single" w:color="AAAAAA" w:sz="6" w:space="0"/>
            </w:tcBorders>
            <w:vAlign w:val="center"/>
          </w:tcPr>
          <w:p w:rsidRPr="00B02140" w:rsidR="0091218A" w:rsidRDefault="00C6244C" w14:paraId="3951CF94" w14:textId="77777777">
            <w:pPr>
              <w:spacing w:after="0" w:line="259" w:lineRule="auto"/>
              <w:ind w:left="0" w:firstLine="0"/>
              <w:jc w:val="left"/>
              <w:rPr>
                <w:bCs/>
              </w:rPr>
            </w:pPr>
            <w:r w:rsidRPr="00B02140">
              <w:rPr>
                <w:bCs/>
                <w:sz w:val="19"/>
              </w:rPr>
              <w:t>Coastal Douglas-fir</w:t>
            </w:r>
          </w:p>
        </w:tc>
        <w:tc>
          <w:tcPr>
            <w:tcW w:w="2149" w:type="dxa"/>
            <w:tcBorders>
              <w:top w:val="single" w:color="AAAAAA" w:sz="6" w:space="0"/>
              <w:left w:val="single" w:color="AAAAAA" w:sz="6" w:space="0"/>
              <w:bottom w:val="single" w:color="AAAAAA" w:sz="6" w:space="0"/>
              <w:right w:val="single" w:color="AAAAAA" w:sz="6" w:space="0"/>
            </w:tcBorders>
            <w:vAlign w:val="center"/>
          </w:tcPr>
          <w:p w:rsidRPr="00B02140" w:rsidR="0091218A" w:rsidRDefault="00C6244C" w14:paraId="12952507" w14:textId="77777777">
            <w:pPr>
              <w:spacing w:after="0" w:line="259" w:lineRule="auto"/>
              <w:ind w:left="0" w:firstLine="0"/>
              <w:jc w:val="right"/>
              <w:rPr>
                <w:bCs/>
              </w:rPr>
            </w:pPr>
            <w:r w:rsidRPr="00B02140">
              <w:rPr>
                <w:bCs/>
                <w:sz w:val="19"/>
              </w:rPr>
              <w:t>5</w:t>
            </w:r>
          </w:p>
        </w:tc>
        <w:tc>
          <w:tcPr>
            <w:tcW w:w="2620" w:type="dxa"/>
            <w:tcBorders>
              <w:top w:val="single" w:color="AAAAAA" w:sz="6" w:space="0"/>
              <w:left w:val="single" w:color="AAAAAA" w:sz="6" w:space="0"/>
              <w:bottom w:val="single" w:color="AAAAAA" w:sz="6" w:space="0"/>
              <w:right w:val="single" w:color="AAAAAA" w:sz="6" w:space="0"/>
            </w:tcBorders>
            <w:vAlign w:val="center"/>
          </w:tcPr>
          <w:p w:rsidRPr="00B02140" w:rsidR="0091218A" w:rsidRDefault="00C6244C" w14:paraId="7EBA4339" w14:textId="77777777">
            <w:pPr>
              <w:spacing w:after="0" w:line="259" w:lineRule="auto"/>
              <w:ind w:left="0" w:firstLine="0"/>
              <w:jc w:val="right"/>
              <w:rPr>
                <w:bCs/>
              </w:rPr>
            </w:pPr>
            <w:r w:rsidRPr="00B02140">
              <w:rPr>
                <w:bCs/>
                <w:sz w:val="19"/>
              </w:rPr>
              <w:t>36,055</w:t>
            </w:r>
          </w:p>
        </w:tc>
      </w:tr>
      <w:tr w:rsidRPr="00B02140" w:rsidR="0091218A" w14:paraId="22C21EA3" w14:textId="77777777">
        <w:trPr>
          <w:trHeight w:val="420"/>
        </w:trPr>
        <w:tc>
          <w:tcPr>
            <w:tcW w:w="775" w:type="dxa"/>
            <w:tcBorders>
              <w:top w:val="single" w:color="AAAAAA" w:sz="6" w:space="0"/>
              <w:left w:val="single" w:color="AAAAAA" w:sz="6" w:space="0"/>
              <w:bottom w:val="single" w:color="AAAAAA" w:sz="6" w:space="0"/>
              <w:right w:val="single" w:color="AAAAAA" w:sz="6" w:space="0"/>
            </w:tcBorders>
            <w:shd w:val="clear" w:color="auto" w:fill="F8F8F8"/>
            <w:vAlign w:val="center"/>
          </w:tcPr>
          <w:p w:rsidRPr="00B02140" w:rsidR="0091218A" w:rsidRDefault="00C6244C" w14:paraId="24C73E4F" w14:textId="77777777">
            <w:pPr>
              <w:spacing w:after="0" w:line="259" w:lineRule="auto"/>
              <w:ind w:left="0" w:firstLine="0"/>
              <w:jc w:val="left"/>
              <w:rPr>
                <w:bCs/>
              </w:rPr>
            </w:pPr>
            <w:r w:rsidRPr="00B02140">
              <w:rPr>
                <w:bCs/>
                <w:sz w:val="19"/>
              </w:rPr>
              <w:t>ESSF</w:t>
            </w:r>
          </w:p>
        </w:tc>
        <w:tc>
          <w:tcPr>
            <w:tcW w:w="3271" w:type="dxa"/>
            <w:tcBorders>
              <w:top w:val="single" w:color="AAAAAA" w:sz="6" w:space="0"/>
              <w:left w:val="single" w:color="AAAAAA" w:sz="6" w:space="0"/>
              <w:bottom w:val="single" w:color="AAAAAA" w:sz="6" w:space="0"/>
              <w:right w:val="single" w:color="AAAAAA" w:sz="6" w:space="0"/>
            </w:tcBorders>
            <w:shd w:val="clear" w:color="auto" w:fill="F8F8F8"/>
            <w:vAlign w:val="center"/>
          </w:tcPr>
          <w:p w:rsidRPr="00B02140" w:rsidR="0091218A" w:rsidRDefault="00C6244C" w14:paraId="0AAE19D8" w14:textId="77777777">
            <w:pPr>
              <w:spacing w:after="0" w:line="259" w:lineRule="auto"/>
              <w:ind w:left="0" w:firstLine="0"/>
              <w:jc w:val="left"/>
              <w:rPr>
                <w:bCs/>
              </w:rPr>
            </w:pPr>
            <w:r w:rsidRPr="00B02140">
              <w:rPr>
                <w:bCs/>
                <w:sz w:val="19"/>
              </w:rPr>
              <w:t>Engelmann Spruce–Subalpine Fir</w:t>
            </w:r>
          </w:p>
        </w:tc>
        <w:tc>
          <w:tcPr>
            <w:tcW w:w="2149" w:type="dxa"/>
            <w:tcBorders>
              <w:top w:val="single" w:color="AAAAAA" w:sz="6" w:space="0"/>
              <w:left w:val="single" w:color="AAAAAA" w:sz="6" w:space="0"/>
              <w:bottom w:val="single" w:color="AAAAAA" w:sz="6" w:space="0"/>
              <w:right w:val="single" w:color="AAAAAA" w:sz="6" w:space="0"/>
            </w:tcBorders>
            <w:shd w:val="clear" w:color="auto" w:fill="F8F8F8"/>
            <w:vAlign w:val="center"/>
          </w:tcPr>
          <w:p w:rsidRPr="00B02140" w:rsidR="0091218A" w:rsidRDefault="00C6244C" w14:paraId="54222F56" w14:textId="77777777">
            <w:pPr>
              <w:spacing w:after="0" w:line="259" w:lineRule="auto"/>
              <w:ind w:left="0" w:firstLine="0"/>
              <w:jc w:val="right"/>
              <w:rPr>
                <w:bCs/>
              </w:rPr>
            </w:pPr>
            <w:r w:rsidRPr="00B02140">
              <w:rPr>
                <w:bCs/>
                <w:sz w:val="19"/>
              </w:rPr>
              <w:t>25</w:t>
            </w:r>
          </w:p>
        </w:tc>
        <w:tc>
          <w:tcPr>
            <w:tcW w:w="2620" w:type="dxa"/>
            <w:tcBorders>
              <w:top w:val="single" w:color="AAAAAA" w:sz="6" w:space="0"/>
              <w:left w:val="single" w:color="AAAAAA" w:sz="6" w:space="0"/>
              <w:bottom w:val="single" w:color="AAAAAA" w:sz="6" w:space="0"/>
              <w:right w:val="single" w:color="AAAAAA" w:sz="6" w:space="0"/>
            </w:tcBorders>
            <w:shd w:val="clear" w:color="auto" w:fill="F8F8F8"/>
            <w:vAlign w:val="center"/>
          </w:tcPr>
          <w:p w:rsidRPr="00B02140" w:rsidR="0091218A" w:rsidRDefault="00C6244C" w14:paraId="3E7ED51A" w14:textId="77777777">
            <w:pPr>
              <w:spacing w:after="0" w:line="259" w:lineRule="auto"/>
              <w:ind w:left="0" w:firstLine="0"/>
              <w:jc w:val="right"/>
              <w:rPr>
                <w:bCs/>
              </w:rPr>
            </w:pPr>
            <w:r w:rsidRPr="00B02140">
              <w:rPr>
                <w:bCs/>
                <w:sz w:val="19"/>
              </w:rPr>
              <w:t>70,798</w:t>
            </w:r>
          </w:p>
        </w:tc>
      </w:tr>
      <w:tr w:rsidRPr="00B02140" w:rsidR="0091218A" w14:paraId="5CA37476" w14:textId="77777777">
        <w:trPr>
          <w:trHeight w:val="420"/>
        </w:trPr>
        <w:tc>
          <w:tcPr>
            <w:tcW w:w="775" w:type="dxa"/>
            <w:tcBorders>
              <w:top w:val="single" w:color="AAAAAA" w:sz="6" w:space="0"/>
              <w:left w:val="single" w:color="AAAAAA" w:sz="6" w:space="0"/>
              <w:bottom w:val="single" w:color="AAAAAA" w:sz="6" w:space="0"/>
              <w:right w:val="single" w:color="AAAAAA" w:sz="6" w:space="0"/>
            </w:tcBorders>
            <w:vAlign w:val="center"/>
          </w:tcPr>
          <w:p w:rsidRPr="00B02140" w:rsidR="0091218A" w:rsidRDefault="00C6244C" w14:paraId="0C1E250A" w14:textId="77777777">
            <w:pPr>
              <w:spacing w:after="0" w:line="259" w:lineRule="auto"/>
              <w:ind w:left="0" w:firstLine="0"/>
              <w:jc w:val="left"/>
              <w:rPr>
                <w:bCs/>
              </w:rPr>
            </w:pPr>
            <w:r w:rsidRPr="00B02140">
              <w:rPr>
                <w:bCs/>
                <w:sz w:val="19"/>
              </w:rPr>
              <w:t>MH</w:t>
            </w:r>
          </w:p>
        </w:tc>
        <w:tc>
          <w:tcPr>
            <w:tcW w:w="3271" w:type="dxa"/>
            <w:tcBorders>
              <w:top w:val="single" w:color="AAAAAA" w:sz="6" w:space="0"/>
              <w:left w:val="single" w:color="AAAAAA" w:sz="6" w:space="0"/>
              <w:bottom w:val="single" w:color="AAAAAA" w:sz="6" w:space="0"/>
              <w:right w:val="single" w:color="AAAAAA" w:sz="6" w:space="0"/>
            </w:tcBorders>
            <w:vAlign w:val="center"/>
          </w:tcPr>
          <w:p w:rsidRPr="00B02140" w:rsidR="0091218A" w:rsidRDefault="00C6244C" w14:paraId="7B7FB198" w14:textId="77777777">
            <w:pPr>
              <w:spacing w:after="0" w:line="259" w:lineRule="auto"/>
              <w:ind w:left="0" w:firstLine="0"/>
              <w:jc w:val="left"/>
              <w:rPr>
                <w:bCs/>
              </w:rPr>
            </w:pPr>
            <w:r w:rsidRPr="00B02140">
              <w:rPr>
                <w:bCs/>
                <w:sz w:val="19"/>
              </w:rPr>
              <w:t>Mountain Hemlock</w:t>
            </w:r>
          </w:p>
        </w:tc>
        <w:tc>
          <w:tcPr>
            <w:tcW w:w="2149" w:type="dxa"/>
            <w:tcBorders>
              <w:top w:val="single" w:color="AAAAAA" w:sz="6" w:space="0"/>
              <w:left w:val="single" w:color="AAAAAA" w:sz="6" w:space="0"/>
              <w:bottom w:val="single" w:color="AAAAAA" w:sz="6" w:space="0"/>
              <w:right w:val="single" w:color="AAAAAA" w:sz="6" w:space="0"/>
            </w:tcBorders>
            <w:vAlign w:val="center"/>
          </w:tcPr>
          <w:p w:rsidRPr="00B02140" w:rsidR="0091218A" w:rsidRDefault="00C6244C" w14:paraId="6CCD0090" w14:textId="77777777">
            <w:pPr>
              <w:spacing w:after="0" w:line="259" w:lineRule="auto"/>
              <w:ind w:left="0" w:firstLine="0"/>
              <w:jc w:val="right"/>
              <w:rPr>
                <w:bCs/>
              </w:rPr>
            </w:pPr>
            <w:r w:rsidRPr="00B02140">
              <w:rPr>
                <w:bCs/>
                <w:sz w:val="19"/>
              </w:rPr>
              <w:t>20</w:t>
            </w:r>
          </w:p>
        </w:tc>
        <w:tc>
          <w:tcPr>
            <w:tcW w:w="2620" w:type="dxa"/>
            <w:tcBorders>
              <w:top w:val="single" w:color="AAAAAA" w:sz="6" w:space="0"/>
              <w:left w:val="single" w:color="AAAAAA" w:sz="6" w:space="0"/>
              <w:bottom w:val="single" w:color="AAAAAA" w:sz="6" w:space="0"/>
              <w:right w:val="single" w:color="AAAAAA" w:sz="6" w:space="0"/>
            </w:tcBorders>
            <w:vAlign w:val="center"/>
          </w:tcPr>
          <w:p w:rsidRPr="00B02140" w:rsidR="0091218A" w:rsidRDefault="00C6244C" w14:paraId="0F9B8755" w14:textId="77777777">
            <w:pPr>
              <w:spacing w:after="0" w:line="259" w:lineRule="auto"/>
              <w:ind w:left="0" w:firstLine="0"/>
              <w:jc w:val="right"/>
              <w:rPr>
                <w:bCs/>
              </w:rPr>
            </w:pPr>
            <w:r w:rsidRPr="00B02140">
              <w:rPr>
                <w:bCs/>
                <w:sz w:val="19"/>
              </w:rPr>
              <w:t>99,030</w:t>
            </w:r>
          </w:p>
        </w:tc>
      </w:tr>
      <w:tr w:rsidRPr="00B02140" w:rsidR="0091218A" w14:paraId="1D65F0DC" w14:textId="77777777">
        <w:trPr>
          <w:trHeight w:val="420"/>
        </w:trPr>
        <w:tc>
          <w:tcPr>
            <w:tcW w:w="775" w:type="dxa"/>
            <w:tcBorders>
              <w:top w:val="single" w:color="AAAAAA" w:sz="6" w:space="0"/>
              <w:left w:val="single" w:color="AAAAAA" w:sz="6" w:space="0"/>
              <w:bottom w:val="single" w:color="AAAAAA" w:sz="6" w:space="0"/>
              <w:right w:val="single" w:color="AAAAAA" w:sz="6" w:space="0"/>
            </w:tcBorders>
            <w:shd w:val="clear" w:color="auto" w:fill="F8F8F8"/>
            <w:vAlign w:val="center"/>
          </w:tcPr>
          <w:p w:rsidRPr="00B02140" w:rsidR="0091218A" w:rsidRDefault="00C6244C" w14:paraId="05B7AFA2" w14:textId="77777777">
            <w:pPr>
              <w:spacing w:after="0" w:line="259" w:lineRule="auto"/>
              <w:ind w:left="0" w:firstLine="0"/>
              <w:jc w:val="left"/>
              <w:rPr>
                <w:bCs/>
              </w:rPr>
            </w:pPr>
            <w:r w:rsidRPr="00B02140">
              <w:rPr>
                <w:bCs/>
                <w:sz w:val="19"/>
              </w:rPr>
              <w:t>IDF</w:t>
            </w:r>
          </w:p>
        </w:tc>
        <w:tc>
          <w:tcPr>
            <w:tcW w:w="3271" w:type="dxa"/>
            <w:tcBorders>
              <w:top w:val="single" w:color="AAAAAA" w:sz="6" w:space="0"/>
              <w:left w:val="single" w:color="AAAAAA" w:sz="6" w:space="0"/>
              <w:bottom w:val="single" w:color="AAAAAA" w:sz="6" w:space="0"/>
              <w:right w:val="single" w:color="AAAAAA" w:sz="6" w:space="0"/>
            </w:tcBorders>
            <w:shd w:val="clear" w:color="auto" w:fill="F8F8F8"/>
            <w:vAlign w:val="center"/>
          </w:tcPr>
          <w:p w:rsidRPr="00B02140" w:rsidR="0091218A" w:rsidRDefault="00C6244C" w14:paraId="72D98861" w14:textId="77777777">
            <w:pPr>
              <w:spacing w:after="0" w:line="259" w:lineRule="auto"/>
              <w:ind w:left="0" w:firstLine="0"/>
              <w:jc w:val="left"/>
              <w:rPr>
                <w:bCs/>
              </w:rPr>
            </w:pPr>
            <w:r w:rsidRPr="00B02140">
              <w:rPr>
                <w:bCs/>
                <w:sz w:val="19"/>
              </w:rPr>
              <w:t>Interior Douglas-fir</w:t>
            </w:r>
          </w:p>
        </w:tc>
        <w:tc>
          <w:tcPr>
            <w:tcW w:w="2149" w:type="dxa"/>
            <w:tcBorders>
              <w:top w:val="single" w:color="AAAAAA" w:sz="6" w:space="0"/>
              <w:left w:val="single" w:color="AAAAAA" w:sz="6" w:space="0"/>
              <w:bottom w:val="single" w:color="AAAAAA" w:sz="6" w:space="0"/>
              <w:right w:val="single" w:color="AAAAAA" w:sz="6" w:space="0"/>
            </w:tcBorders>
            <w:shd w:val="clear" w:color="auto" w:fill="F8F8F8"/>
            <w:vAlign w:val="center"/>
          </w:tcPr>
          <w:p w:rsidRPr="00B02140" w:rsidR="0091218A" w:rsidRDefault="00C6244C" w14:paraId="1E51E9BA" w14:textId="77777777">
            <w:pPr>
              <w:spacing w:after="0" w:line="259" w:lineRule="auto"/>
              <w:ind w:left="0" w:firstLine="0"/>
              <w:jc w:val="right"/>
              <w:rPr>
                <w:bCs/>
              </w:rPr>
            </w:pPr>
            <w:r w:rsidRPr="00B02140">
              <w:rPr>
                <w:bCs/>
                <w:sz w:val="19"/>
              </w:rPr>
              <w:t>5</w:t>
            </w:r>
          </w:p>
        </w:tc>
        <w:tc>
          <w:tcPr>
            <w:tcW w:w="2620" w:type="dxa"/>
            <w:tcBorders>
              <w:top w:val="single" w:color="AAAAAA" w:sz="6" w:space="0"/>
              <w:left w:val="single" w:color="AAAAAA" w:sz="6" w:space="0"/>
              <w:bottom w:val="single" w:color="AAAAAA" w:sz="6" w:space="0"/>
              <w:right w:val="single" w:color="AAAAAA" w:sz="6" w:space="0"/>
            </w:tcBorders>
            <w:shd w:val="clear" w:color="auto" w:fill="F8F8F8"/>
            <w:vAlign w:val="center"/>
          </w:tcPr>
          <w:p w:rsidRPr="00B02140" w:rsidR="0091218A" w:rsidRDefault="00C6244C" w14:paraId="47803B0B" w14:textId="77777777">
            <w:pPr>
              <w:spacing w:after="0" w:line="259" w:lineRule="auto"/>
              <w:ind w:left="0" w:firstLine="0"/>
              <w:jc w:val="right"/>
              <w:rPr>
                <w:bCs/>
              </w:rPr>
            </w:pPr>
            <w:r w:rsidRPr="00B02140">
              <w:rPr>
                <w:bCs/>
                <w:sz w:val="19"/>
              </w:rPr>
              <w:t>8,595</w:t>
            </w:r>
          </w:p>
        </w:tc>
      </w:tr>
      <w:tr w:rsidRPr="00B02140" w:rsidR="0091218A" w14:paraId="3E5C4799" w14:textId="77777777">
        <w:trPr>
          <w:trHeight w:val="420"/>
        </w:trPr>
        <w:tc>
          <w:tcPr>
            <w:tcW w:w="775" w:type="dxa"/>
            <w:tcBorders>
              <w:top w:val="single" w:color="AAAAAA" w:sz="6" w:space="0"/>
              <w:left w:val="single" w:color="AAAAAA" w:sz="6" w:space="0"/>
              <w:bottom w:val="single" w:color="AAAAAA" w:sz="6" w:space="0"/>
              <w:right w:val="single" w:color="AAAAAA" w:sz="6" w:space="0"/>
            </w:tcBorders>
            <w:vAlign w:val="center"/>
          </w:tcPr>
          <w:p w:rsidRPr="00B02140" w:rsidR="0091218A" w:rsidRDefault="00C6244C" w14:paraId="6AD5F5EC" w14:textId="77777777">
            <w:pPr>
              <w:spacing w:after="0" w:line="259" w:lineRule="auto"/>
              <w:ind w:left="0" w:firstLine="0"/>
              <w:jc w:val="left"/>
              <w:rPr>
                <w:bCs/>
              </w:rPr>
            </w:pPr>
            <w:r w:rsidRPr="00B02140">
              <w:rPr>
                <w:bCs/>
                <w:sz w:val="19"/>
              </w:rPr>
              <w:t>CMA</w:t>
            </w:r>
          </w:p>
        </w:tc>
        <w:tc>
          <w:tcPr>
            <w:tcW w:w="3271" w:type="dxa"/>
            <w:tcBorders>
              <w:top w:val="single" w:color="AAAAAA" w:sz="6" w:space="0"/>
              <w:left w:val="single" w:color="AAAAAA" w:sz="6" w:space="0"/>
              <w:bottom w:val="single" w:color="AAAAAA" w:sz="6" w:space="0"/>
              <w:right w:val="single" w:color="AAAAAA" w:sz="6" w:space="0"/>
            </w:tcBorders>
            <w:vAlign w:val="center"/>
          </w:tcPr>
          <w:p w:rsidRPr="00B02140" w:rsidR="0091218A" w:rsidRDefault="00C6244C" w14:paraId="2D483BF2" w14:textId="77777777">
            <w:pPr>
              <w:spacing w:after="0" w:line="259" w:lineRule="auto"/>
              <w:ind w:left="0" w:firstLine="0"/>
              <w:jc w:val="left"/>
              <w:rPr>
                <w:bCs/>
              </w:rPr>
            </w:pPr>
            <w:r w:rsidRPr="00B02140">
              <w:rPr>
                <w:bCs/>
                <w:sz w:val="19"/>
              </w:rPr>
              <w:t>Coastal Mountain-heather Alpine</w:t>
            </w:r>
          </w:p>
        </w:tc>
        <w:tc>
          <w:tcPr>
            <w:tcW w:w="2149" w:type="dxa"/>
            <w:tcBorders>
              <w:top w:val="single" w:color="AAAAAA" w:sz="6" w:space="0"/>
              <w:left w:val="single" w:color="AAAAAA" w:sz="6" w:space="0"/>
              <w:bottom w:val="single" w:color="AAAAAA" w:sz="6" w:space="0"/>
              <w:right w:val="single" w:color="AAAAAA" w:sz="6" w:space="0"/>
            </w:tcBorders>
            <w:vAlign w:val="center"/>
          </w:tcPr>
          <w:p w:rsidRPr="00B02140" w:rsidR="0091218A" w:rsidRDefault="00C6244C" w14:paraId="47308B41" w14:textId="77777777">
            <w:pPr>
              <w:spacing w:after="0" w:line="259" w:lineRule="auto"/>
              <w:ind w:left="0" w:firstLine="0"/>
              <w:jc w:val="right"/>
              <w:rPr>
                <w:bCs/>
              </w:rPr>
            </w:pPr>
            <w:r w:rsidRPr="00B02140">
              <w:rPr>
                <w:bCs/>
                <w:sz w:val="19"/>
              </w:rPr>
              <w:t>10</w:t>
            </w:r>
          </w:p>
        </w:tc>
        <w:tc>
          <w:tcPr>
            <w:tcW w:w="2620" w:type="dxa"/>
            <w:tcBorders>
              <w:top w:val="single" w:color="AAAAAA" w:sz="6" w:space="0"/>
              <w:left w:val="single" w:color="AAAAAA" w:sz="6" w:space="0"/>
              <w:bottom w:val="single" w:color="AAAAAA" w:sz="6" w:space="0"/>
              <w:right w:val="single" w:color="AAAAAA" w:sz="6" w:space="0"/>
            </w:tcBorders>
            <w:vAlign w:val="center"/>
          </w:tcPr>
          <w:p w:rsidRPr="00B02140" w:rsidR="0091218A" w:rsidRDefault="00C6244C" w14:paraId="2C5B1C60" w14:textId="77777777">
            <w:pPr>
              <w:spacing w:after="0" w:line="259" w:lineRule="auto"/>
              <w:ind w:left="0" w:firstLine="0"/>
              <w:jc w:val="right"/>
              <w:rPr>
                <w:bCs/>
              </w:rPr>
            </w:pPr>
            <w:r w:rsidRPr="00B02140">
              <w:rPr>
                <w:bCs/>
                <w:sz w:val="19"/>
              </w:rPr>
              <w:t>147,304</w:t>
            </w:r>
          </w:p>
        </w:tc>
      </w:tr>
      <w:tr w:rsidRPr="00B02140" w:rsidR="0091218A" w14:paraId="06E82FD2" w14:textId="77777777">
        <w:trPr>
          <w:trHeight w:val="420"/>
        </w:trPr>
        <w:tc>
          <w:tcPr>
            <w:tcW w:w="775" w:type="dxa"/>
            <w:tcBorders>
              <w:top w:val="single" w:color="AAAAAA" w:sz="6" w:space="0"/>
              <w:left w:val="single" w:color="AAAAAA" w:sz="6" w:space="0"/>
              <w:bottom w:val="single" w:color="AAAAAA" w:sz="6" w:space="0"/>
              <w:right w:val="single" w:color="AAAAAA" w:sz="6" w:space="0"/>
            </w:tcBorders>
            <w:shd w:val="clear" w:color="auto" w:fill="F8F8F8"/>
            <w:vAlign w:val="center"/>
          </w:tcPr>
          <w:p w:rsidRPr="00B02140" w:rsidR="0091218A" w:rsidRDefault="00C6244C" w14:paraId="75337F50" w14:textId="77777777">
            <w:pPr>
              <w:spacing w:after="0" w:line="259" w:lineRule="auto"/>
              <w:ind w:left="0" w:firstLine="0"/>
              <w:jc w:val="left"/>
              <w:rPr>
                <w:bCs/>
              </w:rPr>
            </w:pPr>
            <w:r w:rsidRPr="00B02140">
              <w:rPr>
                <w:bCs/>
                <w:sz w:val="19"/>
              </w:rPr>
              <w:t>MS</w:t>
            </w:r>
          </w:p>
        </w:tc>
        <w:tc>
          <w:tcPr>
            <w:tcW w:w="3271" w:type="dxa"/>
            <w:tcBorders>
              <w:top w:val="single" w:color="AAAAAA" w:sz="6" w:space="0"/>
              <w:left w:val="single" w:color="AAAAAA" w:sz="6" w:space="0"/>
              <w:bottom w:val="single" w:color="AAAAAA" w:sz="6" w:space="0"/>
              <w:right w:val="single" w:color="AAAAAA" w:sz="6" w:space="0"/>
            </w:tcBorders>
            <w:shd w:val="clear" w:color="auto" w:fill="F8F8F8"/>
            <w:vAlign w:val="center"/>
          </w:tcPr>
          <w:p w:rsidRPr="00B02140" w:rsidR="0091218A" w:rsidRDefault="00C6244C" w14:paraId="53A80BE2" w14:textId="77777777">
            <w:pPr>
              <w:spacing w:after="0" w:line="259" w:lineRule="auto"/>
              <w:ind w:left="0" w:firstLine="0"/>
              <w:jc w:val="left"/>
              <w:rPr>
                <w:bCs/>
              </w:rPr>
            </w:pPr>
            <w:r w:rsidRPr="00B02140">
              <w:rPr>
                <w:bCs/>
                <w:sz w:val="19"/>
              </w:rPr>
              <w:t>Montane Spruce</w:t>
            </w:r>
          </w:p>
        </w:tc>
        <w:tc>
          <w:tcPr>
            <w:tcW w:w="2149" w:type="dxa"/>
            <w:tcBorders>
              <w:top w:val="single" w:color="AAAAAA" w:sz="6" w:space="0"/>
              <w:left w:val="single" w:color="AAAAAA" w:sz="6" w:space="0"/>
              <w:bottom w:val="single" w:color="AAAAAA" w:sz="6" w:space="0"/>
              <w:right w:val="single" w:color="AAAAAA" w:sz="6" w:space="0"/>
            </w:tcBorders>
            <w:shd w:val="clear" w:color="auto" w:fill="F8F8F8"/>
            <w:vAlign w:val="center"/>
          </w:tcPr>
          <w:p w:rsidRPr="00B02140" w:rsidR="0091218A" w:rsidRDefault="00C6244C" w14:paraId="70DCC5A0" w14:textId="77777777">
            <w:pPr>
              <w:spacing w:after="0" w:line="259" w:lineRule="auto"/>
              <w:ind w:left="0" w:firstLine="0"/>
              <w:jc w:val="right"/>
              <w:rPr>
                <w:bCs/>
              </w:rPr>
            </w:pPr>
            <w:r w:rsidRPr="00B02140">
              <w:rPr>
                <w:bCs/>
                <w:sz w:val="19"/>
              </w:rPr>
              <w:t>4</w:t>
            </w:r>
          </w:p>
        </w:tc>
        <w:tc>
          <w:tcPr>
            <w:tcW w:w="2620" w:type="dxa"/>
            <w:tcBorders>
              <w:top w:val="single" w:color="AAAAAA" w:sz="6" w:space="0"/>
              <w:left w:val="single" w:color="AAAAAA" w:sz="6" w:space="0"/>
              <w:bottom w:val="single" w:color="AAAAAA" w:sz="6" w:space="0"/>
              <w:right w:val="single" w:color="AAAAAA" w:sz="6" w:space="0"/>
            </w:tcBorders>
            <w:shd w:val="clear" w:color="auto" w:fill="F8F8F8"/>
            <w:vAlign w:val="center"/>
          </w:tcPr>
          <w:p w:rsidRPr="00B02140" w:rsidR="0091218A" w:rsidRDefault="00C6244C" w14:paraId="609673E0" w14:textId="77777777">
            <w:pPr>
              <w:spacing w:after="0" w:line="259" w:lineRule="auto"/>
              <w:ind w:left="0" w:firstLine="0"/>
              <w:jc w:val="right"/>
              <w:rPr>
                <w:bCs/>
              </w:rPr>
            </w:pPr>
            <w:r w:rsidRPr="00B02140">
              <w:rPr>
                <w:bCs/>
                <w:sz w:val="19"/>
              </w:rPr>
              <w:t>9,189</w:t>
            </w:r>
          </w:p>
        </w:tc>
      </w:tr>
      <w:tr w:rsidRPr="00B02140" w:rsidR="0091218A" w14:paraId="52CC78FE" w14:textId="77777777">
        <w:trPr>
          <w:trHeight w:val="420"/>
        </w:trPr>
        <w:tc>
          <w:tcPr>
            <w:tcW w:w="775" w:type="dxa"/>
            <w:tcBorders>
              <w:top w:val="single" w:color="AAAAAA" w:sz="6" w:space="0"/>
              <w:left w:val="single" w:color="AAAAAA" w:sz="6" w:space="0"/>
              <w:bottom w:val="single" w:color="AAAAAA" w:sz="6" w:space="0"/>
              <w:right w:val="single" w:color="AAAAAA" w:sz="6" w:space="0"/>
            </w:tcBorders>
            <w:vAlign w:val="center"/>
          </w:tcPr>
          <w:p w:rsidRPr="00B02140" w:rsidR="0091218A" w:rsidRDefault="00C6244C" w14:paraId="147F3DCB" w14:textId="77777777">
            <w:pPr>
              <w:spacing w:after="0" w:line="259" w:lineRule="auto"/>
              <w:ind w:left="0" w:firstLine="0"/>
              <w:jc w:val="left"/>
              <w:rPr>
                <w:bCs/>
              </w:rPr>
            </w:pPr>
            <w:r w:rsidRPr="00B02140">
              <w:rPr>
                <w:bCs/>
                <w:sz w:val="19"/>
              </w:rPr>
              <w:t>IMA</w:t>
            </w:r>
          </w:p>
        </w:tc>
        <w:tc>
          <w:tcPr>
            <w:tcW w:w="3271" w:type="dxa"/>
            <w:tcBorders>
              <w:top w:val="single" w:color="AAAAAA" w:sz="6" w:space="0"/>
              <w:left w:val="single" w:color="AAAAAA" w:sz="6" w:space="0"/>
              <w:bottom w:val="single" w:color="AAAAAA" w:sz="6" w:space="0"/>
              <w:right w:val="single" w:color="AAAAAA" w:sz="6" w:space="0"/>
            </w:tcBorders>
            <w:vAlign w:val="center"/>
          </w:tcPr>
          <w:p w:rsidRPr="00B02140" w:rsidR="0091218A" w:rsidRDefault="00C6244C" w14:paraId="7072588E" w14:textId="77777777">
            <w:pPr>
              <w:spacing w:after="0" w:line="259" w:lineRule="auto"/>
              <w:ind w:left="0" w:firstLine="0"/>
              <w:jc w:val="left"/>
              <w:rPr>
                <w:bCs/>
              </w:rPr>
            </w:pPr>
            <w:r w:rsidRPr="00B02140">
              <w:rPr>
                <w:bCs/>
                <w:sz w:val="19"/>
              </w:rPr>
              <w:t>Interior Mountain-heather Alpine</w:t>
            </w:r>
          </w:p>
        </w:tc>
        <w:tc>
          <w:tcPr>
            <w:tcW w:w="2149" w:type="dxa"/>
            <w:tcBorders>
              <w:top w:val="single" w:color="AAAAAA" w:sz="6" w:space="0"/>
              <w:left w:val="single" w:color="AAAAAA" w:sz="6" w:space="0"/>
              <w:bottom w:val="single" w:color="AAAAAA" w:sz="6" w:space="0"/>
              <w:right w:val="single" w:color="AAAAAA" w:sz="6" w:space="0"/>
            </w:tcBorders>
            <w:vAlign w:val="center"/>
          </w:tcPr>
          <w:p w:rsidRPr="00B02140" w:rsidR="0091218A" w:rsidRDefault="00C6244C" w14:paraId="6DBC282F" w14:textId="77777777">
            <w:pPr>
              <w:spacing w:after="0" w:line="259" w:lineRule="auto"/>
              <w:ind w:left="0" w:firstLine="0"/>
              <w:jc w:val="right"/>
              <w:rPr>
                <w:bCs/>
              </w:rPr>
            </w:pPr>
            <w:r w:rsidRPr="00B02140">
              <w:rPr>
                <w:bCs/>
                <w:sz w:val="19"/>
              </w:rPr>
              <w:t>3</w:t>
            </w:r>
          </w:p>
        </w:tc>
        <w:tc>
          <w:tcPr>
            <w:tcW w:w="2620" w:type="dxa"/>
            <w:tcBorders>
              <w:top w:val="single" w:color="AAAAAA" w:sz="6" w:space="0"/>
              <w:left w:val="single" w:color="AAAAAA" w:sz="6" w:space="0"/>
              <w:bottom w:val="single" w:color="AAAAAA" w:sz="6" w:space="0"/>
              <w:right w:val="single" w:color="AAAAAA" w:sz="6" w:space="0"/>
            </w:tcBorders>
            <w:vAlign w:val="center"/>
          </w:tcPr>
          <w:p w:rsidRPr="00B02140" w:rsidR="0091218A" w:rsidRDefault="00C6244C" w14:paraId="665E82CA" w14:textId="77777777">
            <w:pPr>
              <w:spacing w:after="0" w:line="259" w:lineRule="auto"/>
              <w:ind w:left="0" w:firstLine="0"/>
              <w:jc w:val="right"/>
              <w:rPr>
                <w:bCs/>
              </w:rPr>
            </w:pPr>
            <w:r w:rsidRPr="00B02140">
              <w:rPr>
                <w:bCs/>
                <w:sz w:val="19"/>
              </w:rPr>
              <w:t>9,789</w:t>
            </w:r>
          </w:p>
        </w:tc>
      </w:tr>
      <w:tr w:rsidRPr="00B02140" w:rsidR="0091218A" w14:paraId="1D2D3B1C" w14:textId="77777777">
        <w:trPr>
          <w:trHeight w:val="420"/>
        </w:trPr>
        <w:tc>
          <w:tcPr>
            <w:tcW w:w="775" w:type="dxa"/>
            <w:tcBorders>
              <w:top w:val="single" w:color="AAAAAA" w:sz="6" w:space="0"/>
              <w:left w:val="single" w:color="AAAAAA" w:sz="6" w:space="0"/>
              <w:bottom w:val="single" w:color="AAAAAA" w:sz="6" w:space="0"/>
              <w:right w:val="single" w:color="AAAAAA" w:sz="6" w:space="0"/>
            </w:tcBorders>
            <w:shd w:val="clear" w:color="auto" w:fill="F8F8F8"/>
            <w:vAlign w:val="center"/>
          </w:tcPr>
          <w:p w:rsidRPr="00B02140" w:rsidR="0091218A" w:rsidRDefault="00C6244C" w14:paraId="094A7A8C" w14:textId="77777777">
            <w:pPr>
              <w:spacing w:after="0" w:line="259" w:lineRule="auto"/>
              <w:ind w:left="0" w:firstLine="0"/>
              <w:jc w:val="left"/>
              <w:rPr>
                <w:bCs/>
              </w:rPr>
            </w:pPr>
            <w:r w:rsidRPr="00B02140">
              <w:rPr>
                <w:bCs/>
                <w:sz w:val="19"/>
              </w:rPr>
              <w:t>BAF</w:t>
            </w:r>
          </w:p>
        </w:tc>
        <w:tc>
          <w:tcPr>
            <w:tcW w:w="3271" w:type="dxa"/>
            <w:tcBorders>
              <w:top w:val="single" w:color="AAAAAA" w:sz="6" w:space="0"/>
              <w:left w:val="single" w:color="AAAAAA" w:sz="6" w:space="0"/>
              <w:bottom w:val="single" w:color="AAAAAA" w:sz="6" w:space="0"/>
              <w:right w:val="single" w:color="AAAAAA" w:sz="6" w:space="0"/>
            </w:tcBorders>
            <w:shd w:val="clear" w:color="auto" w:fill="F8F8F8"/>
            <w:vAlign w:val="center"/>
          </w:tcPr>
          <w:p w:rsidRPr="00B02140" w:rsidR="0091218A" w:rsidRDefault="00C6244C" w14:paraId="094C1146" w14:textId="77777777">
            <w:pPr>
              <w:spacing w:after="0" w:line="259" w:lineRule="auto"/>
              <w:ind w:left="0" w:firstLine="0"/>
              <w:jc w:val="left"/>
              <w:rPr>
                <w:bCs/>
              </w:rPr>
            </w:pPr>
            <w:r w:rsidRPr="00B02140">
              <w:rPr>
                <w:bCs/>
                <w:sz w:val="19"/>
              </w:rPr>
              <w:t>Boreal Altai Fescue Alpine</w:t>
            </w:r>
          </w:p>
        </w:tc>
        <w:tc>
          <w:tcPr>
            <w:tcW w:w="2149" w:type="dxa"/>
            <w:tcBorders>
              <w:top w:val="single" w:color="AAAAAA" w:sz="6" w:space="0"/>
              <w:left w:val="single" w:color="AAAAAA" w:sz="6" w:space="0"/>
              <w:bottom w:val="single" w:color="AAAAAA" w:sz="6" w:space="0"/>
              <w:right w:val="single" w:color="AAAAAA" w:sz="6" w:space="0"/>
            </w:tcBorders>
            <w:shd w:val="clear" w:color="auto" w:fill="F8F8F8"/>
            <w:vAlign w:val="center"/>
          </w:tcPr>
          <w:p w:rsidRPr="00B02140" w:rsidR="0091218A" w:rsidRDefault="00C6244C" w14:paraId="463F57B0" w14:textId="77777777">
            <w:pPr>
              <w:spacing w:after="0" w:line="259" w:lineRule="auto"/>
              <w:ind w:left="0" w:firstLine="0"/>
              <w:jc w:val="right"/>
              <w:rPr>
                <w:bCs/>
              </w:rPr>
            </w:pPr>
            <w:r w:rsidRPr="00B02140">
              <w:rPr>
                <w:bCs/>
                <w:sz w:val="19"/>
              </w:rPr>
              <w:t>1</w:t>
            </w:r>
          </w:p>
        </w:tc>
        <w:tc>
          <w:tcPr>
            <w:tcW w:w="2620" w:type="dxa"/>
            <w:tcBorders>
              <w:top w:val="single" w:color="AAAAAA" w:sz="6" w:space="0"/>
              <w:left w:val="single" w:color="AAAAAA" w:sz="6" w:space="0"/>
              <w:bottom w:val="single" w:color="AAAAAA" w:sz="6" w:space="0"/>
              <w:right w:val="single" w:color="AAAAAA" w:sz="6" w:space="0"/>
            </w:tcBorders>
            <w:shd w:val="clear" w:color="auto" w:fill="F8F8F8"/>
            <w:vAlign w:val="center"/>
          </w:tcPr>
          <w:p w:rsidRPr="00B02140" w:rsidR="0091218A" w:rsidRDefault="00C6244C" w14:paraId="0713C9B1" w14:textId="77777777">
            <w:pPr>
              <w:spacing w:after="0" w:line="259" w:lineRule="auto"/>
              <w:ind w:left="0" w:firstLine="0"/>
              <w:jc w:val="right"/>
              <w:rPr>
                <w:bCs/>
              </w:rPr>
            </w:pPr>
            <w:r w:rsidRPr="00B02140">
              <w:rPr>
                <w:bCs/>
                <w:sz w:val="19"/>
              </w:rPr>
              <w:t>5,901</w:t>
            </w:r>
          </w:p>
        </w:tc>
      </w:tr>
      <w:tr w:rsidRPr="00B02140" w:rsidR="0091218A" w14:paraId="710868D1" w14:textId="77777777">
        <w:trPr>
          <w:trHeight w:val="420"/>
        </w:trPr>
        <w:tc>
          <w:tcPr>
            <w:tcW w:w="775" w:type="dxa"/>
            <w:tcBorders>
              <w:top w:val="single" w:color="AAAAAA" w:sz="6" w:space="0"/>
              <w:left w:val="single" w:color="AAAAAA" w:sz="6" w:space="0"/>
              <w:bottom w:val="single" w:color="AAAAAA" w:sz="6" w:space="0"/>
              <w:right w:val="single" w:color="AAAAAA" w:sz="6" w:space="0"/>
            </w:tcBorders>
            <w:vAlign w:val="center"/>
          </w:tcPr>
          <w:p w:rsidRPr="00B02140" w:rsidR="0091218A" w:rsidRDefault="00C6244C" w14:paraId="6B41504D" w14:textId="77777777">
            <w:pPr>
              <w:spacing w:after="0" w:line="259" w:lineRule="auto"/>
              <w:ind w:left="0" w:firstLine="0"/>
              <w:jc w:val="left"/>
              <w:rPr>
                <w:bCs/>
              </w:rPr>
            </w:pPr>
            <w:r w:rsidRPr="00B02140">
              <w:rPr>
                <w:bCs/>
                <w:sz w:val="19"/>
              </w:rPr>
              <w:t>SBS</w:t>
            </w:r>
          </w:p>
        </w:tc>
        <w:tc>
          <w:tcPr>
            <w:tcW w:w="3271" w:type="dxa"/>
            <w:tcBorders>
              <w:top w:val="single" w:color="AAAAAA" w:sz="6" w:space="0"/>
              <w:left w:val="single" w:color="AAAAAA" w:sz="6" w:space="0"/>
              <w:bottom w:val="single" w:color="AAAAAA" w:sz="6" w:space="0"/>
              <w:right w:val="single" w:color="AAAAAA" w:sz="6" w:space="0"/>
            </w:tcBorders>
            <w:vAlign w:val="center"/>
          </w:tcPr>
          <w:p w:rsidRPr="00B02140" w:rsidR="0091218A" w:rsidRDefault="00C6244C" w14:paraId="43B27D7A" w14:textId="77777777">
            <w:pPr>
              <w:spacing w:after="0" w:line="259" w:lineRule="auto"/>
              <w:ind w:left="0" w:firstLine="0"/>
              <w:jc w:val="left"/>
              <w:rPr>
                <w:bCs/>
              </w:rPr>
            </w:pPr>
            <w:r w:rsidRPr="00B02140">
              <w:rPr>
                <w:bCs/>
                <w:sz w:val="19"/>
              </w:rPr>
              <w:t>Sub-Boreal Spruce</w:t>
            </w:r>
          </w:p>
        </w:tc>
        <w:tc>
          <w:tcPr>
            <w:tcW w:w="2149" w:type="dxa"/>
            <w:tcBorders>
              <w:top w:val="single" w:color="AAAAAA" w:sz="6" w:space="0"/>
              <w:left w:val="single" w:color="AAAAAA" w:sz="6" w:space="0"/>
              <w:bottom w:val="single" w:color="AAAAAA" w:sz="6" w:space="0"/>
              <w:right w:val="single" w:color="AAAAAA" w:sz="6" w:space="0"/>
            </w:tcBorders>
            <w:vAlign w:val="center"/>
          </w:tcPr>
          <w:p w:rsidRPr="00B02140" w:rsidR="0091218A" w:rsidRDefault="00C6244C" w14:paraId="3184938D" w14:textId="77777777">
            <w:pPr>
              <w:spacing w:after="0" w:line="259" w:lineRule="auto"/>
              <w:ind w:left="0" w:firstLine="0"/>
              <w:jc w:val="right"/>
              <w:rPr>
                <w:bCs/>
              </w:rPr>
            </w:pPr>
            <w:r w:rsidRPr="00B02140">
              <w:rPr>
                <w:bCs/>
                <w:sz w:val="19"/>
              </w:rPr>
              <w:t>1</w:t>
            </w:r>
          </w:p>
        </w:tc>
        <w:tc>
          <w:tcPr>
            <w:tcW w:w="2620" w:type="dxa"/>
            <w:tcBorders>
              <w:top w:val="single" w:color="AAAAAA" w:sz="6" w:space="0"/>
              <w:left w:val="single" w:color="AAAAAA" w:sz="6" w:space="0"/>
              <w:bottom w:val="single" w:color="AAAAAA" w:sz="6" w:space="0"/>
              <w:right w:val="single" w:color="AAAAAA" w:sz="6" w:space="0"/>
            </w:tcBorders>
            <w:vAlign w:val="center"/>
          </w:tcPr>
          <w:p w:rsidRPr="00B02140" w:rsidR="0091218A" w:rsidRDefault="00C6244C" w14:paraId="461D6715" w14:textId="77777777">
            <w:pPr>
              <w:spacing w:after="0" w:line="259" w:lineRule="auto"/>
              <w:ind w:left="0" w:firstLine="0"/>
              <w:jc w:val="right"/>
              <w:rPr>
                <w:bCs/>
              </w:rPr>
            </w:pPr>
            <w:r w:rsidRPr="00B02140">
              <w:rPr>
                <w:bCs/>
                <w:sz w:val="19"/>
              </w:rPr>
              <w:t>793</w:t>
            </w:r>
          </w:p>
        </w:tc>
      </w:tr>
    </w:tbl>
    <w:p w:rsidRPr="00B02140" w:rsidR="0091218A" w:rsidRDefault="00C6244C" w14:paraId="6AAA121C" w14:textId="77777777">
      <w:pPr>
        <w:pStyle w:val="Heading2"/>
        <w:ind w:left="330" w:hanging="345"/>
        <w:rPr>
          <w:b w:val="0"/>
          <w:bCs/>
          <w:rPrChange w:author="Jericho O'Connell" w:date="2026-05-10T18:19:00Z" w16du:dateUtc="2026-05-11T01:19:00Z" w:id="90">
            <w:rPr/>
          </w:rPrChange>
        </w:rPr>
      </w:pPr>
      <w:r w:rsidRPr="00B02140">
        <w:rPr>
          <w:b w:val="0"/>
          <w:bCs/>
          <w:rPrChange w:author="Jericho O'Connell" w:date="2026-05-10T18:19:00Z" w16du:dateUtc="2026-05-11T01:19:00Z" w:id="91">
            <w:rPr/>
          </w:rPrChange>
        </w:rPr>
        <w:t>Satellite Spectral Embeddings</w:t>
      </w:r>
    </w:p>
    <w:p w:rsidRPr="00B02140" w:rsidR="0091218A" w:rsidRDefault="00C6244C" w14:paraId="1985A380" w14:textId="77777777">
      <w:pPr>
        <w:pStyle w:val="Heading3"/>
        <w:ind w:left="480" w:hanging="495"/>
        <w:rPr>
          <w:b w:val="0"/>
          <w:bCs/>
          <w:rPrChange w:author="Jericho O'Connell" w:date="2026-05-10T18:19:00Z" w16du:dateUtc="2026-05-11T01:19:00Z" w:id="92">
            <w:rPr/>
          </w:rPrChange>
        </w:rPr>
      </w:pPr>
      <w:r w:rsidRPr="00B02140">
        <w:rPr>
          <w:b w:val="0"/>
          <w:bCs/>
          <w:rPrChange w:author="Jericho O'Connell" w:date="2026-05-10T18:19:00Z" w16du:dateUtc="2026-05-11T01:19:00Z" w:id="93">
            <w:rPr/>
          </w:rPrChange>
        </w:rPr>
        <w:t>Google AlphaEarth Foundation Model</w:t>
      </w:r>
    </w:p>
    <w:p w:rsidRPr="00B02140" w:rsidR="0091218A" w:rsidRDefault="00C6244C" w14:paraId="36DE2B7C" w14:textId="77777777">
      <w:pPr>
        <w:ind w:left="-5" w:right="12"/>
        <w:rPr>
          <w:bCs/>
        </w:rPr>
      </w:pPr>
      <w:r w:rsidRPr="00B02140">
        <w:rPr>
          <w:bCs/>
        </w:rPr>
        <w:t xml:space="preserve">Per-pixel spectral features were extracted from the Google AlphaEarth Foundation model satellite embeddings ( </w:t>
      </w:r>
      <w:r w:rsidRPr="00B02140">
        <w:rPr>
          <w:rFonts w:ascii="Courier New" w:hAnsi="Courier New" w:eastAsia="Courier New" w:cs="Courier New"/>
          <w:bCs/>
          <w:sz w:val="18"/>
          <w:shd w:val="clear" w:color="auto" w:fill="F4F4F4"/>
        </w:rPr>
        <w:t xml:space="preserve">GOOGLE/SATELLITE_EMBEDDING/V1/ANNUAL </w:t>
      </w:r>
      <w:r w:rsidRPr="00B02140">
        <w:rPr>
          <w:bCs/>
        </w:rPr>
        <w:t>), accessed through Google Earth Engine (GEE). This dataset provides 64-dimensional embedding vectors (bands A00–A63) at 10 m spatial resolution, derived from annual Sentinel-2 composites using a deep neural network trained on global satellite imagery. We used the 2024 annual composite for all tiles.</w:t>
      </w:r>
    </w:p>
    <w:p w:rsidRPr="00B02140" w:rsidR="0091218A" w:rsidRDefault="00C6244C" w14:paraId="0437008D" w14:textId="77777777">
      <w:pPr>
        <w:ind w:left="-5" w:right="12"/>
        <w:rPr>
          <w:bCs/>
        </w:rPr>
      </w:pPr>
      <w:r w:rsidRPr="00B02140">
        <w:rPr>
          <w:bCs/>
        </w:rPr>
        <w:t>The embeddings capture complex spectral-spatial patterns related to vegetation structure, moisture regime, canopy density, and land cover type. Each embedding dimension is approximately unitnormalised, consistent with the AlphaEarth Foundation model design.</w:t>
      </w:r>
    </w:p>
    <w:p w:rsidRPr="00B02140" w:rsidR="0091218A" w:rsidRDefault="00C6244C" w14:paraId="4D1CE628" w14:textId="77777777">
      <w:pPr>
        <w:pStyle w:val="Heading3"/>
        <w:ind w:left="480" w:hanging="495"/>
        <w:rPr>
          <w:b w:val="0"/>
          <w:bCs/>
          <w:rPrChange w:author="Jericho O'Connell" w:date="2026-05-10T18:19:00Z" w16du:dateUtc="2026-05-11T01:19:00Z" w:id="94">
            <w:rPr/>
          </w:rPrChange>
        </w:rPr>
      </w:pPr>
      <w:r w:rsidRPr="00B02140">
        <w:rPr>
          <w:b w:val="0"/>
          <w:bCs/>
          <w:rPrChange w:author="Jericho O'Connell" w:date="2026-05-10T18:19:00Z" w16du:dateUtc="2026-05-11T01:19:00Z" w:id="95">
            <w:rPr/>
          </w:rPrChange>
        </w:rPr>
        <w:t>Embedding Download Protocol</w:t>
      </w:r>
    </w:p>
    <w:p w:rsidRPr="00B02140" w:rsidR="0091218A" w:rsidRDefault="00C6244C" w14:paraId="68B66A90" w14:textId="77777777">
      <w:pPr>
        <w:ind w:left="-5" w:right="12"/>
        <w:rPr>
          <w:bCs/>
        </w:rPr>
      </w:pPr>
      <w:r w:rsidRPr="00B02140">
        <w:rPr>
          <w:bCs/>
        </w:rPr>
        <w:t xml:space="preserve">Embedding rasters were downloaded tile-by-tile via the GEE Python API in chunked 2-band increments to remain within GEE's ~50 MB download limit per request. A safety margin of 35% was applied to the limit calculation. Each tile's embeddings were cached as </w:t>
      </w:r>
      <w:r w:rsidRPr="00B02140">
        <w:rPr>
          <w:rFonts w:ascii="Courier New" w:hAnsi="Courier New" w:eastAsia="Courier New" w:cs="Courier New"/>
          <w:bCs/>
          <w:sz w:val="18"/>
          <w:shd w:val="clear" w:color="auto" w:fill="F4F4F4"/>
        </w:rPr>
        <w:t xml:space="preserve">{slug}_emb.npy </w:t>
      </w:r>
      <w:r w:rsidRPr="00B02140">
        <w:rPr>
          <w:bCs/>
        </w:rPr>
        <w:t>(float32, shape ~1000 × 1000 × 64) for reproducibility.</w:t>
      </w:r>
    </w:p>
    <w:p w:rsidRPr="00B02140" w:rsidR="0091218A" w:rsidRDefault="00C6244C" w14:paraId="392314F1" w14:textId="77777777">
      <w:pPr>
        <w:spacing w:after="276"/>
        <w:ind w:left="-5" w:right="12"/>
        <w:rPr>
          <w:bCs/>
        </w:rPr>
      </w:pPr>
      <w:r w:rsidRPr="00B02140">
        <w:rPr>
          <w:bCs/>
        </w:rPr>
        <w:t xml:space="preserve">True-colour RGB composites were also downloaded from the Copernicus Sentinel-2 Surface Reflectance Harmonized collection ( </w:t>
      </w:r>
      <w:r w:rsidRPr="00B02140">
        <w:rPr>
          <w:rFonts w:ascii="Courier New" w:hAnsi="Courier New" w:eastAsia="Courier New" w:cs="Courier New"/>
          <w:bCs/>
          <w:sz w:val="18"/>
          <w:shd w:val="clear" w:color="auto" w:fill="F4F4F4"/>
        </w:rPr>
        <w:t xml:space="preserve">COPERNICUS/S2_SR_HARMONIZED </w:t>
      </w:r>
      <w:r w:rsidRPr="00B02140">
        <w:rPr>
          <w:bCs/>
        </w:rPr>
        <w:t>), filtered to June–September with &lt;20% cloud cover, and median-composited.</w:t>
      </w:r>
    </w:p>
    <w:p w:rsidRPr="00B02140" w:rsidR="0091218A" w:rsidRDefault="00C6244C" w14:paraId="11E73A58" w14:textId="77777777">
      <w:pPr>
        <w:pStyle w:val="Heading2"/>
        <w:ind w:left="326" w:hanging="341"/>
        <w:rPr>
          <w:b w:val="0"/>
          <w:bCs/>
          <w:rPrChange w:author="Jericho O'Connell" w:date="2026-05-10T18:19:00Z" w16du:dateUtc="2026-05-11T01:19:00Z" w:id="96">
            <w:rPr/>
          </w:rPrChange>
        </w:rPr>
      </w:pPr>
      <w:r w:rsidRPr="00B02140">
        <w:rPr>
          <w:b w:val="0"/>
          <w:bCs/>
          <w:rPrChange w:author="Jericho O'Connell" w:date="2026-05-10T18:19:00Z" w16du:dateUtc="2026-05-11T01:19:00Z" w:id="97">
            <w:rPr/>
          </w:rPrChange>
        </w:rPr>
        <w:t>Training Data</w:t>
      </w:r>
    </w:p>
    <w:p w:rsidRPr="00B02140" w:rsidR="0091218A" w:rsidRDefault="00C6244C" w14:paraId="6EB5FECF" w14:textId="77777777">
      <w:pPr>
        <w:pStyle w:val="Heading3"/>
        <w:ind w:left="480" w:hanging="495"/>
        <w:rPr>
          <w:b w:val="0"/>
          <w:bCs/>
          <w:rPrChange w:author="Jericho O'Connell" w:date="2026-05-10T18:19:00Z" w16du:dateUtc="2026-05-11T01:19:00Z" w:id="98">
            <w:rPr/>
          </w:rPrChange>
        </w:rPr>
      </w:pPr>
      <w:r w:rsidRPr="00B02140">
        <w:rPr>
          <w:b w:val="0"/>
          <w:bCs/>
          <w:rPrChange w:author="Jericho O'Connell" w:date="2026-05-10T18:19:00Z" w16du:dateUtc="2026-05-11T01:19:00Z" w:id="99">
            <w:rPr/>
          </w:rPrChange>
        </w:rPr>
        <w:t>Positive Samples</w:t>
      </w:r>
    </w:p>
    <w:p w:rsidRPr="00B02140" w:rsidR="0091218A" w:rsidRDefault="00C6244C" w14:paraId="56FD37EB" w14:textId="77777777">
      <w:pPr>
        <w:spacing w:after="56" w:line="259" w:lineRule="auto"/>
        <w:ind w:left="-5" w:right="12"/>
        <w:rPr>
          <w:bCs/>
        </w:rPr>
      </w:pPr>
      <w:r w:rsidRPr="00B02140">
        <w:rPr>
          <w:bCs/>
        </w:rPr>
        <w:t>Yew presence records were assembled from two sources:</w:t>
      </w:r>
    </w:p>
    <w:p w:rsidRPr="00B02140" w:rsidR="0091218A" w:rsidRDefault="00C6244C" w14:paraId="4B5721CA" w14:textId="5211BCB0">
      <w:pPr>
        <w:numPr>
          <w:ilvl w:val="0"/>
          <w:numId w:val="9"/>
        </w:numPr>
        <w:spacing w:after="0"/>
        <w:ind w:right="12"/>
        <w:rPr>
          <w:bCs/>
        </w:rPr>
      </w:pPr>
      <w:r w:rsidRPr="00B02140">
        <w:rPr>
          <w:bCs/>
          <w:rPrChange w:author="Jericho O'Connell" w:date="2026-05-10T18:19:00Z" w16du:dateUtc="2026-05-11T01:19:00Z" w:id="100">
            <w:rPr>
              <w:b/>
            </w:rPr>
          </w:rPrChange>
        </w:rPr>
        <w:t>834 iNaturalist observations</w:t>
      </w:r>
      <w:r w:rsidRPr="00B02140">
        <w:rPr>
          <w:bCs/>
        </w:rPr>
        <w:t xml:space="preserve"> (research-grade </w:t>
      </w:r>
      <w:r w:rsidRPr="00B02140">
        <w:rPr>
          <w:bCs/>
          <w:i/>
        </w:rPr>
        <w:t>Taxus brevifolia</w:t>
      </w:r>
      <w:r w:rsidRPr="00B02140">
        <w:rPr>
          <w:bCs/>
        </w:rPr>
        <w:t xml:space="preserve"> records in BC and adjacent Washington/Oregon)</w:t>
      </w:r>
      <w:ins w:author="Jericho O'Connell" w:date="2026-05-10T19:04:00Z" w16du:dateUtc="2026-05-11T02:04:00Z" w:id="101">
        <w:r w:rsidR="001D4592">
          <w:rPr>
            <w:bCs/>
          </w:rPr>
          <w:t xml:space="preserve">. </w:t>
        </w:r>
      </w:ins>
      <w:ins w:author="Jericho O'Connell" w:date="2026-05-10T19:05:00Z" w16du:dateUtc="2026-05-11T02:05:00Z" w:id="102">
        <w:r w:rsidR="001D4592">
          <w:rPr>
            <w:bCs/>
          </w:rPr>
          <w:t>iNaturalist samples were only used if the</w:t>
        </w:r>
      </w:ins>
      <w:ins w:author="Jericho O'Connell" w:date="2026-05-10T19:06:00Z" w16du:dateUtc="2026-05-11T02:06:00Z" w:id="103">
        <w:r w:rsidR="001D4592">
          <w:rPr>
            <w:bCs/>
          </w:rPr>
          <w:t xml:space="preserve">y the coordinate </w:t>
        </w:r>
      </w:ins>
      <w:ins w:author="Jericho O'Connell" w:date="2026-05-10T19:07:00Z" w16du:dateUtc="2026-05-11T02:07:00Z" w:id="104">
        <w:r w:rsidR="001D4592">
          <w:rPr>
            <w:bCs/>
          </w:rPr>
          <w:t>did not show signs of development or logging. While some</w:t>
        </w:r>
      </w:ins>
      <w:ins w:author="Jericho O'Connell" w:date="2026-05-10T19:08:00Z" w16du:dateUtc="2026-05-11T02:08:00Z" w:id="105">
        <w:r w:rsidR="001D4592">
          <w:rPr>
            <w:bCs/>
          </w:rPr>
          <w:t xml:space="preserve"> yew trees have been </w:t>
        </w:r>
      </w:ins>
      <w:ins w:author="Jericho O'Connell" w:date="2026-05-10T19:09:00Z" w16du:dateUtc="2026-05-11T02:09:00Z" w:id="106">
        <w:r w:rsidR="001D4592">
          <w:rPr>
            <w:bCs/>
          </w:rPr>
          <w:t>left after logging</w:t>
        </w:r>
      </w:ins>
      <w:ins w:author="Jericho O'Connell" w:date="2026-05-10T19:08:00Z" w16du:dateUtc="2026-05-11T02:08:00Z" w:id="107">
        <w:r w:rsidR="001D4592">
          <w:rPr>
            <w:bCs/>
          </w:rPr>
          <w:t>, th</w:t>
        </w:r>
      </w:ins>
      <w:ins w:author="Jericho O'Connell" w:date="2026-05-10T19:09:00Z" w16du:dateUtc="2026-05-11T02:09:00Z" w:id="108">
        <w:r w:rsidR="001D4592">
          <w:rPr>
            <w:bCs/>
          </w:rPr>
          <w:t xml:space="preserve">is represents a small minority of logged area in the province and </w:t>
        </w:r>
      </w:ins>
      <w:ins w:author="Jericho O'Connell" w:date="2026-05-10T19:10:00Z" w16du:dateUtc="2026-05-11T02:10:00Z" w:id="109">
        <w:r w:rsidR="001D4592">
          <w:rPr>
            <w:bCs/>
          </w:rPr>
          <w:t xml:space="preserve">the mortality of these trees in </w:t>
        </w:r>
      </w:ins>
      <w:ins w:author="Jericho O'Connell" w:date="2026-05-10T19:11:00Z" w16du:dateUtc="2026-05-11T02:11:00Z" w:id="110">
        <w:r w:rsidR="001D4592">
          <w:rPr>
            <w:bCs/>
          </w:rPr>
          <w:t xml:space="preserve">tree plantations is high. Urban areas, as they no longer reflect </w:t>
        </w:r>
      </w:ins>
      <w:ins w:author="Jericho O'Connell" w:date="2026-05-10T19:12:00Z" w16du:dateUtc="2026-05-11T02:12:00Z" w:id="111">
        <w:r w:rsidR="001D4592">
          <w:rPr>
            <w:bCs/>
          </w:rPr>
          <w:t xml:space="preserve">habitat yew can grow </w:t>
        </w:r>
      </w:ins>
      <w:ins w:author="Jericho O'Connell" w:date="2026-05-10T19:13:00Z" w16du:dateUtc="2026-05-11T02:13:00Z" w:id="112">
        <w:r w:rsidR="001D4592">
          <w:rPr>
            <w:bCs/>
          </w:rPr>
          <w:t>naturally in</w:t>
        </w:r>
      </w:ins>
      <w:ins w:author="Jericho O'Connell" w:date="2026-05-10T19:12:00Z" w16du:dateUtc="2026-05-11T02:12:00Z" w:id="113">
        <w:r w:rsidR="001D4592">
          <w:rPr>
            <w:bCs/>
          </w:rPr>
          <w:t>, confuse the model and thus were discluded from training.</w:t>
        </w:r>
      </w:ins>
    </w:p>
    <w:p w:rsidRPr="00B02140" w:rsidR="0091218A" w:rsidRDefault="00C6244C" w14:paraId="68B8200B" w14:textId="7193FC04">
      <w:pPr>
        <w:numPr>
          <w:ilvl w:val="0"/>
          <w:numId w:val="9"/>
        </w:numPr>
        <w:ind w:right="12"/>
        <w:rPr>
          <w:bCs/>
        </w:rPr>
      </w:pPr>
      <w:r w:rsidRPr="00B02140">
        <w:rPr>
          <w:bCs/>
          <w:rPrChange w:author="Jericho O'Connell" w:date="2026-05-10T18:19:00Z" w16du:dateUtc="2026-05-11T01:19:00Z" w:id="114">
            <w:rPr>
              <w:b/>
            </w:rPr>
          </w:rPrChange>
        </w:rPr>
        <w:t>267 manual field annotations</w:t>
      </w:r>
      <w:r w:rsidRPr="00B02140">
        <w:rPr>
          <w:bCs/>
        </w:rPr>
        <w:t xml:space="preserve"> from site visits</w:t>
      </w:r>
      <w:ins w:author="Jericho O'Connell" w:date="2026-05-10T19:03:00Z" w16du:dateUtc="2026-05-11T02:03:00Z" w:id="115">
        <w:r w:rsidR="001D4592">
          <w:rPr>
            <w:bCs/>
          </w:rPr>
          <w:t xml:space="preserve"> by the researchers around the Victoria area</w:t>
        </w:r>
      </w:ins>
      <w:del w:author="Jericho O'Connell" w:date="2026-05-10T19:03:00Z" w16du:dateUtc="2026-05-11T02:03:00Z" w:id="116">
        <w:r w:rsidRPr="00B02140" w:rsidDel="001D4592">
          <w:rPr>
            <w:bCs/>
          </w:rPr>
          <w:delText xml:space="preserve"> and aerial image review</w:delText>
        </w:r>
      </w:del>
      <w:r w:rsidRPr="00B02140">
        <w:rPr>
          <w:bCs/>
        </w:rPr>
        <w:t xml:space="preserve">, weighted 3× during training to prioritise </w:t>
      </w:r>
      <w:del w:author="Jericho O'Connell" w:date="2026-05-10T19:04:00Z" w16du:dateUtc="2026-05-11T02:04:00Z" w:id="117">
        <w:r w:rsidRPr="00B02140" w:rsidDel="001D4592">
          <w:rPr>
            <w:bCs/>
          </w:rPr>
          <w:delText>expert knowledge</w:delText>
        </w:r>
      </w:del>
      <w:ins w:author="Jericho O'Connell" w:date="2026-05-10T19:04:00Z" w16du:dateUtc="2026-05-11T02:04:00Z" w:id="118">
        <w:r w:rsidR="001D4592">
          <w:rPr>
            <w:bCs/>
          </w:rPr>
          <w:t>ground sampling</w:t>
        </w:r>
      </w:ins>
    </w:p>
    <w:p w:rsidRPr="00B02140" w:rsidR="0091218A" w:rsidRDefault="00C6244C" w14:paraId="7AB221C8" w14:textId="77777777">
      <w:pPr>
        <w:spacing w:after="211"/>
        <w:ind w:left="-5" w:right="12"/>
        <w:rPr>
          <w:bCs/>
        </w:rPr>
      </w:pPr>
      <w:r w:rsidRPr="00B02140">
        <w:rPr>
          <w:bCs/>
        </w:rPr>
        <w:t>Centre-pixel 64-dimensional embeddings were extracted at each observation location, yielding perobservation feature vectors of length 64 representing the spectral embedding at the pixel containing the GPS coordinate.</w:t>
      </w:r>
    </w:p>
    <w:p w:rsidRPr="00B02140" w:rsidR="0091218A" w:rsidRDefault="00C6244C" w14:paraId="1EC6E30E" w14:textId="77777777">
      <w:pPr>
        <w:pStyle w:val="Heading3"/>
        <w:ind w:left="480" w:hanging="495"/>
        <w:rPr>
          <w:b w:val="0"/>
          <w:bCs/>
          <w:rPrChange w:author="Jericho O'Connell" w:date="2026-05-10T18:19:00Z" w16du:dateUtc="2026-05-11T01:19:00Z" w:id="119">
            <w:rPr/>
          </w:rPrChange>
        </w:rPr>
      </w:pPr>
      <w:r w:rsidRPr="00B02140">
        <w:rPr>
          <w:b w:val="0"/>
          <w:bCs/>
          <w:rPrChange w:author="Jericho O'Connell" w:date="2026-05-10T18:19:00Z" w16du:dateUtc="2026-05-11T01:19:00Z" w:id="120">
            <w:rPr/>
          </w:rPrChange>
        </w:rPr>
        <w:t>Negative Samples</w:t>
      </w:r>
    </w:p>
    <w:p w:rsidRPr="00B02140" w:rsidR="0091218A" w:rsidRDefault="00C6244C" w14:paraId="4F014B0E" w14:textId="77777777">
      <w:pPr>
        <w:spacing w:after="55" w:line="259" w:lineRule="auto"/>
        <w:ind w:left="-5" w:right="12"/>
        <w:rPr>
          <w:bCs/>
        </w:rPr>
      </w:pPr>
      <w:r w:rsidRPr="00B02140">
        <w:rPr>
          <w:bCs/>
        </w:rPr>
        <w:t xml:space="preserve">Negative (yew-absent) training data comprised </w:t>
      </w:r>
      <w:r w:rsidRPr="00B02140">
        <w:rPr>
          <w:bCs/>
          <w:rPrChange w:author="Jericho O'Connell" w:date="2026-05-10T18:19:00Z" w16du:dateUtc="2026-05-11T01:19:00Z" w:id="121">
            <w:rPr>
              <w:b/>
            </w:rPr>
          </w:rPrChange>
        </w:rPr>
        <w:t>8,994 samples</w:t>
      </w:r>
      <w:r w:rsidRPr="00B02140">
        <w:rPr>
          <w:bCs/>
        </w:rPr>
        <w:t xml:space="preserve"> drawn from:</w:t>
      </w:r>
    </w:p>
    <w:p w:rsidRPr="00B02140" w:rsidR="0091218A" w:rsidRDefault="00C6244C" w14:paraId="7FA9300C" w14:textId="77777777">
      <w:pPr>
        <w:numPr>
          <w:ilvl w:val="0"/>
          <w:numId w:val="5"/>
        </w:numPr>
        <w:spacing w:after="55" w:line="259" w:lineRule="auto"/>
        <w:ind w:right="12" w:hanging="128"/>
        <w:rPr>
          <w:bCs/>
        </w:rPr>
      </w:pPr>
      <w:r w:rsidRPr="00B02140">
        <w:rPr>
          <w:bCs/>
        </w:rPr>
        <w:t>BC Forest Analysis and Inventory Branch (FAIB) forest plots in non-yew species assemblages</w:t>
      </w:r>
    </w:p>
    <w:p w:rsidRPr="00B02140" w:rsidR="0091218A" w:rsidRDefault="00C6244C" w14:paraId="18A54601" w14:textId="77777777">
      <w:pPr>
        <w:numPr>
          <w:ilvl w:val="0"/>
          <w:numId w:val="5"/>
        </w:numPr>
        <w:spacing w:after="55" w:line="259" w:lineRule="auto"/>
        <w:ind w:right="12" w:hanging="128"/>
        <w:rPr>
          <w:bCs/>
        </w:rPr>
      </w:pPr>
      <w:r w:rsidRPr="00B02140">
        <w:rPr>
          <w:bCs/>
        </w:rPr>
        <w:t>Alpine and subalpine locations above the elevational range of yew</w:t>
      </w:r>
    </w:p>
    <w:p w:rsidRPr="00B02140" w:rsidR="0091218A" w:rsidRDefault="00C6244C" w14:paraId="177B61C4" w14:textId="77777777">
      <w:pPr>
        <w:numPr>
          <w:ilvl w:val="0"/>
          <w:numId w:val="5"/>
        </w:numPr>
        <w:spacing w:after="0"/>
        <w:ind w:right="12" w:hanging="128"/>
        <w:rPr>
          <w:bCs/>
        </w:rPr>
      </w:pPr>
      <w:r w:rsidRPr="00B02140">
        <w:rPr>
          <w:bCs/>
        </w:rPr>
        <w:t>CWH-zone locations with confirmed non-yew canopy dominance (western hemlock, Sitka sprucestands)</w:t>
      </w:r>
    </w:p>
    <w:p w:rsidR="001D4592" w:rsidRDefault="00C6244C" w14:paraId="2CA7C67F" w14:textId="4F331895">
      <w:pPr>
        <w:numPr>
          <w:ilvl w:val="0"/>
          <w:numId w:val="5"/>
        </w:numPr>
        <w:spacing w:after="176" w:line="415" w:lineRule="auto"/>
        <w:ind w:right="12" w:hanging="128"/>
        <w:rPr>
          <w:ins w:author="Jericho O'Connell" w:date="2026-05-10T19:13:00Z" w16du:dateUtc="2026-05-11T02:13:00Z" w:id="122"/>
          <w:bCs/>
        </w:rPr>
      </w:pPr>
      <w:r w:rsidRPr="00B02140">
        <w:rPr>
          <w:bCs/>
        </w:rPr>
        <w:t>GEE-extracted embeddings from confirmed non-yew locations, weighted 2× during training</w:t>
      </w:r>
      <w:ins w:author="Jericho O'Connell" w:date="2026-05-10T19:13:00Z" w16du:dateUtc="2026-05-11T02:13:00Z" w:id="123">
        <w:r w:rsidR="001D4592">
          <w:rPr>
            <w:bCs/>
          </w:rPr>
          <w:t>, these were non-treed alpine and subal</w:t>
        </w:r>
      </w:ins>
      <w:ins w:author="Jericho O'Connell" w:date="2026-05-10T19:14:00Z" w16du:dateUtc="2026-05-11T02:14:00Z" w:id="124">
        <w:r w:rsidR="001D4592">
          <w:rPr>
            <w:bCs/>
          </w:rPr>
          <w:t>pine areas to reduce spurious yew</w:t>
        </w:r>
      </w:ins>
      <w:ins w:author="Jericho O'Connell" w:date="2026-05-10T19:15:00Z" w16du:dateUtc="2026-05-11T02:15:00Z" w:id="125">
        <w:r w:rsidR="001D4592">
          <w:rPr>
            <w:bCs/>
          </w:rPr>
          <w:t xml:space="preserve"> probability,</w:t>
        </w:r>
      </w:ins>
    </w:p>
    <w:p w:rsidRPr="00B02140" w:rsidR="0091218A" w:rsidRDefault="00C6244C" w14:paraId="73626807" w14:textId="1502EF6C">
      <w:pPr>
        <w:numPr>
          <w:ilvl w:val="0"/>
          <w:numId w:val="5"/>
        </w:numPr>
        <w:spacing w:after="176" w:line="415" w:lineRule="auto"/>
        <w:ind w:right="12" w:hanging="128"/>
        <w:rPr>
          <w:bCs/>
        </w:rPr>
      </w:pPr>
      <w:r w:rsidRPr="00B02140">
        <w:rPr>
          <w:bCs/>
        </w:rPr>
        <w:t xml:space="preserve">The combined training set included </w:t>
      </w:r>
      <w:r w:rsidRPr="00B02140">
        <w:rPr>
          <w:bCs/>
          <w:rPrChange w:author="Jericho O'Connell" w:date="2026-05-10T18:19:00Z" w16du:dateUtc="2026-05-11T01:19:00Z" w:id="126">
            <w:rPr>
              <w:b/>
            </w:rPr>
          </w:rPrChange>
        </w:rPr>
        <w:t>15,019 samples</w:t>
      </w:r>
      <w:r w:rsidRPr="00B02140">
        <w:rPr>
          <w:bCs/>
        </w:rPr>
        <w:t xml:space="preserve"> (6,066 positives, 8,953 negatives).</w:t>
      </w:r>
    </w:p>
    <w:p w:rsidRPr="00B02140" w:rsidR="0091218A" w:rsidRDefault="00C6244C" w14:paraId="213DCDDB" w14:textId="77777777">
      <w:pPr>
        <w:pStyle w:val="Heading2"/>
        <w:ind w:left="330" w:hanging="345"/>
        <w:rPr>
          <w:b w:val="0"/>
          <w:bCs/>
          <w:rPrChange w:author="Jericho O'Connell" w:date="2026-05-10T18:19:00Z" w16du:dateUtc="2026-05-11T01:19:00Z" w:id="127">
            <w:rPr/>
          </w:rPrChange>
        </w:rPr>
      </w:pPr>
      <w:r w:rsidRPr="00B02140">
        <w:rPr>
          <w:b w:val="0"/>
          <w:bCs/>
          <w:rPrChange w:author="Jericho O'Connell" w:date="2026-05-10T18:19:00Z" w16du:dateUtc="2026-05-11T01:19:00Z" w:id="128">
            <w:rPr/>
          </w:rPrChange>
        </w:rPr>
        <w:t>Classifier Architecture</w:t>
      </w:r>
    </w:p>
    <w:p w:rsidRPr="00B02140" w:rsidR="0091218A" w:rsidRDefault="00C6244C" w14:paraId="5B0F0108" w14:textId="77777777">
      <w:pPr>
        <w:pStyle w:val="Heading3"/>
        <w:ind w:left="480" w:hanging="495"/>
        <w:rPr>
          <w:b w:val="0"/>
          <w:bCs/>
          <w:rPrChange w:author="Jericho O'Connell" w:date="2026-05-10T18:19:00Z" w16du:dateUtc="2026-05-11T01:19:00Z" w:id="129">
            <w:rPr/>
          </w:rPrChange>
        </w:rPr>
      </w:pPr>
      <w:r w:rsidRPr="00B02140">
        <w:rPr>
          <w:b w:val="0"/>
          <w:bCs/>
          <w:rPrChange w:author="Jericho O'Connell" w:date="2026-05-10T18:19:00Z" w16du:dateUtc="2026-05-11T01:19:00Z" w:id="130">
            <w:rPr/>
          </w:rPrChange>
        </w:rPr>
        <w:t>Production XGBoost Model</w:t>
      </w:r>
    </w:p>
    <w:p w:rsidRPr="00B02140" w:rsidR="0091218A" w:rsidRDefault="00C6244C" w14:paraId="69A76BC4" w14:textId="77777777">
      <w:pPr>
        <w:ind w:left="-5" w:right="12"/>
        <w:rPr>
          <w:bCs/>
        </w:rPr>
      </w:pPr>
      <w:r w:rsidRPr="00B02140">
        <w:rPr>
          <w:bCs/>
        </w:rPr>
        <w:t>The production classifier is an XGBoost gradient-boosted tree ensemble trained on the 64 raw embedding dimensions with the following hyperparameters:</w:t>
      </w:r>
    </w:p>
    <w:tbl>
      <w:tblPr>
        <w:tblStyle w:val="TableGrid"/>
        <w:tblW w:w="8816" w:type="dxa"/>
        <w:tblInd w:w="8" w:type="dxa"/>
        <w:tblCellMar>
          <w:left w:w="107" w:type="dxa"/>
          <w:right w:w="115" w:type="dxa"/>
        </w:tblCellMar>
        <w:tblLook w:val="04A0" w:firstRow="1" w:lastRow="0" w:firstColumn="1" w:lastColumn="0" w:noHBand="0" w:noVBand="1"/>
      </w:tblPr>
      <w:tblGrid>
        <w:gridCol w:w="4538"/>
        <w:gridCol w:w="4278"/>
      </w:tblGrid>
      <w:tr w:rsidRPr="00B02140" w:rsidR="0091218A" w14:paraId="2688F9CF" w14:textId="77777777">
        <w:trPr>
          <w:trHeight w:val="420"/>
        </w:trPr>
        <w:tc>
          <w:tcPr>
            <w:tcW w:w="4538" w:type="dxa"/>
            <w:tcBorders>
              <w:top w:val="single" w:color="AAAAAA" w:sz="6" w:space="0"/>
              <w:left w:val="single" w:color="AAAAAA" w:sz="6" w:space="0"/>
              <w:bottom w:val="single" w:color="AAAAAA" w:sz="6" w:space="0"/>
              <w:right w:val="single" w:color="AAAAAA" w:sz="6" w:space="0"/>
            </w:tcBorders>
            <w:shd w:val="clear" w:color="auto" w:fill="EEEEFF"/>
            <w:vAlign w:val="center"/>
          </w:tcPr>
          <w:p w:rsidRPr="00B02140" w:rsidR="0091218A" w:rsidRDefault="00C6244C" w14:paraId="56DE3291" w14:textId="77777777">
            <w:pPr>
              <w:spacing w:after="0" w:line="259" w:lineRule="auto"/>
              <w:ind w:left="0" w:firstLine="0"/>
              <w:jc w:val="left"/>
              <w:rPr>
                <w:bCs/>
              </w:rPr>
            </w:pPr>
            <w:r w:rsidRPr="00B02140">
              <w:rPr>
                <w:bCs/>
                <w:sz w:val="19"/>
                <w:rPrChange w:author="Jericho O'Connell" w:date="2026-05-10T18:19:00Z" w16du:dateUtc="2026-05-11T01:19:00Z" w:id="131">
                  <w:rPr>
                    <w:b/>
                    <w:sz w:val="19"/>
                  </w:rPr>
                </w:rPrChange>
              </w:rPr>
              <w:t>Parameter</w:t>
            </w:r>
          </w:p>
        </w:tc>
        <w:tc>
          <w:tcPr>
            <w:tcW w:w="4278" w:type="dxa"/>
            <w:tcBorders>
              <w:top w:val="single" w:color="AAAAAA" w:sz="6" w:space="0"/>
              <w:left w:val="single" w:color="AAAAAA" w:sz="6" w:space="0"/>
              <w:bottom w:val="single" w:color="AAAAAA" w:sz="6" w:space="0"/>
              <w:right w:val="single" w:color="AAAAAA" w:sz="6" w:space="0"/>
            </w:tcBorders>
            <w:shd w:val="clear" w:color="auto" w:fill="EEEEFF"/>
            <w:vAlign w:val="center"/>
          </w:tcPr>
          <w:p w:rsidRPr="00B02140" w:rsidR="0091218A" w:rsidRDefault="00C6244C" w14:paraId="2546C1E3" w14:textId="77777777">
            <w:pPr>
              <w:spacing w:after="0" w:line="259" w:lineRule="auto"/>
              <w:ind w:left="0" w:firstLine="0"/>
              <w:jc w:val="left"/>
              <w:rPr>
                <w:bCs/>
              </w:rPr>
            </w:pPr>
            <w:r w:rsidRPr="00B02140">
              <w:rPr>
                <w:bCs/>
                <w:sz w:val="19"/>
                <w:rPrChange w:author="Jericho O'Connell" w:date="2026-05-10T18:19:00Z" w16du:dateUtc="2026-05-11T01:19:00Z" w:id="132">
                  <w:rPr>
                    <w:b/>
                    <w:sz w:val="19"/>
                  </w:rPr>
                </w:rPrChange>
              </w:rPr>
              <w:t>Value</w:t>
            </w:r>
          </w:p>
        </w:tc>
      </w:tr>
      <w:tr w:rsidRPr="00B02140" w:rsidR="0091218A" w14:paraId="2282D025" w14:textId="77777777">
        <w:trPr>
          <w:trHeight w:val="420"/>
        </w:trPr>
        <w:tc>
          <w:tcPr>
            <w:tcW w:w="4538" w:type="dxa"/>
            <w:tcBorders>
              <w:top w:val="single" w:color="AAAAAA" w:sz="6" w:space="0"/>
              <w:left w:val="single" w:color="AAAAAA" w:sz="6" w:space="0"/>
              <w:bottom w:val="single" w:color="AAAAAA" w:sz="6" w:space="0"/>
              <w:right w:val="single" w:color="AAAAAA" w:sz="6" w:space="0"/>
            </w:tcBorders>
            <w:vAlign w:val="center"/>
          </w:tcPr>
          <w:p w:rsidRPr="00B02140" w:rsidR="0091218A" w:rsidRDefault="00C6244C" w14:paraId="6FE43397" w14:textId="77777777">
            <w:pPr>
              <w:spacing w:after="0" w:line="259" w:lineRule="auto"/>
              <w:ind w:left="0" w:firstLine="0"/>
              <w:jc w:val="left"/>
              <w:rPr>
                <w:bCs/>
              </w:rPr>
            </w:pPr>
            <w:r w:rsidRPr="00B02140">
              <w:rPr>
                <w:bCs/>
                <w:sz w:val="19"/>
              </w:rPr>
              <w:t>Objective</w:t>
            </w:r>
          </w:p>
        </w:tc>
        <w:tc>
          <w:tcPr>
            <w:tcW w:w="4278" w:type="dxa"/>
            <w:tcBorders>
              <w:top w:val="single" w:color="AAAAAA" w:sz="6" w:space="0"/>
              <w:left w:val="single" w:color="AAAAAA" w:sz="6" w:space="0"/>
              <w:bottom w:val="single" w:color="AAAAAA" w:sz="6" w:space="0"/>
              <w:right w:val="single" w:color="AAAAAA" w:sz="6" w:space="0"/>
            </w:tcBorders>
            <w:vAlign w:val="center"/>
          </w:tcPr>
          <w:p w:rsidRPr="00B02140" w:rsidR="0091218A" w:rsidRDefault="00C6244C" w14:paraId="209C2D4E" w14:textId="77777777">
            <w:pPr>
              <w:spacing w:after="0" w:line="259" w:lineRule="auto"/>
              <w:ind w:left="45" w:firstLine="0"/>
              <w:jc w:val="left"/>
              <w:rPr>
                <w:bCs/>
              </w:rPr>
            </w:pPr>
            <w:r w:rsidRPr="00B02140">
              <w:rPr>
                <w:rFonts w:ascii="Courier New" w:hAnsi="Courier New" w:eastAsia="Courier New" w:cs="Courier New"/>
                <w:bCs/>
                <w:sz w:val="18"/>
                <w:shd w:val="clear" w:color="auto" w:fill="F4F4F4"/>
              </w:rPr>
              <w:t>binary:logistic</w:t>
            </w:r>
          </w:p>
        </w:tc>
      </w:tr>
      <w:tr w:rsidRPr="00B02140" w:rsidR="0091218A" w14:paraId="58963FFA" w14:textId="77777777">
        <w:trPr>
          <w:trHeight w:val="420"/>
        </w:trPr>
        <w:tc>
          <w:tcPr>
            <w:tcW w:w="4538" w:type="dxa"/>
            <w:tcBorders>
              <w:top w:val="single" w:color="AAAAAA" w:sz="6" w:space="0"/>
              <w:left w:val="single" w:color="AAAAAA" w:sz="6" w:space="0"/>
              <w:bottom w:val="single" w:color="AAAAAA" w:sz="6" w:space="0"/>
              <w:right w:val="single" w:color="AAAAAA" w:sz="6" w:space="0"/>
            </w:tcBorders>
            <w:shd w:val="clear" w:color="auto" w:fill="F8F8F8"/>
            <w:vAlign w:val="center"/>
          </w:tcPr>
          <w:p w:rsidRPr="00B02140" w:rsidR="0091218A" w:rsidRDefault="00C6244C" w14:paraId="0F77E7DF" w14:textId="77777777">
            <w:pPr>
              <w:spacing w:after="0" w:line="259" w:lineRule="auto"/>
              <w:ind w:left="0" w:firstLine="0"/>
              <w:jc w:val="left"/>
              <w:rPr>
                <w:bCs/>
              </w:rPr>
            </w:pPr>
            <w:r w:rsidRPr="00B02140">
              <w:rPr>
                <w:bCs/>
                <w:sz w:val="19"/>
              </w:rPr>
              <w:t>Eval metric</w:t>
            </w:r>
          </w:p>
        </w:tc>
        <w:tc>
          <w:tcPr>
            <w:tcW w:w="4278" w:type="dxa"/>
            <w:tcBorders>
              <w:top w:val="single" w:color="AAAAAA" w:sz="6" w:space="0"/>
              <w:left w:val="single" w:color="AAAAAA" w:sz="6" w:space="0"/>
              <w:bottom w:val="single" w:color="AAAAAA" w:sz="6" w:space="0"/>
              <w:right w:val="single" w:color="AAAAAA" w:sz="6" w:space="0"/>
            </w:tcBorders>
            <w:shd w:val="clear" w:color="auto" w:fill="F8F8F8"/>
            <w:vAlign w:val="center"/>
          </w:tcPr>
          <w:p w:rsidRPr="00B02140" w:rsidR="0091218A" w:rsidRDefault="00C6244C" w14:paraId="060713FB" w14:textId="77777777">
            <w:pPr>
              <w:spacing w:after="0" w:line="259" w:lineRule="auto"/>
              <w:ind w:left="0" w:firstLine="0"/>
              <w:jc w:val="left"/>
              <w:rPr>
                <w:bCs/>
              </w:rPr>
            </w:pPr>
            <w:r w:rsidRPr="00B02140">
              <w:rPr>
                <w:bCs/>
                <w:sz w:val="19"/>
              </w:rPr>
              <w:t>AUC</w:t>
            </w:r>
          </w:p>
        </w:tc>
      </w:tr>
      <w:tr w:rsidRPr="00B02140" w:rsidR="0091218A" w14:paraId="26FA2069" w14:textId="77777777">
        <w:trPr>
          <w:trHeight w:val="420"/>
        </w:trPr>
        <w:tc>
          <w:tcPr>
            <w:tcW w:w="4538" w:type="dxa"/>
            <w:tcBorders>
              <w:top w:val="single" w:color="AAAAAA" w:sz="6" w:space="0"/>
              <w:left w:val="single" w:color="AAAAAA" w:sz="6" w:space="0"/>
              <w:bottom w:val="single" w:color="AAAAAA" w:sz="6" w:space="0"/>
              <w:right w:val="single" w:color="AAAAAA" w:sz="6" w:space="0"/>
            </w:tcBorders>
            <w:vAlign w:val="center"/>
          </w:tcPr>
          <w:p w:rsidRPr="00B02140" w:rsidR="0091218A" w:rsidRDefault="00C6244C" w14:paraId="172131B7" w14:textId="77777777">
            <w:pPr>
              <w:spacing w:after="0" w:line="259" w:lineRule="auto"/>
              <w:ind w:left="0" w:firstLine="0"/>
              <w:jc w:val="left"/>
              <w:rPr>
                <w:bCs/>
              </w:rPr>
            </w:pPr>
            <w:r w:rsidRPr="00B02140">
              <w:rPr>
                <w:bCs/>
                <w:sz w:val="19"/>
              </w:rPr>
              <w:t>Max depth</w:t>
            </w:r>
          </w:p>
        </w:tc>
        <w:tc>
          <w:tcPr>
            <w:tcW w:w="4278" w:type="dxa"/>
            <w:tcBorders>
              <w:top w:val="single" w:color="AAAAAA" w:sz="6" w:space="0"/>
              <w:left w:val="single" w:color="AAAAAA" w:sz="6" w:space="0"/>
              <w:bottom w:val="single" w:color="AAAAAA" w:sz="6" w:space="0"/>
              <w:right w:val="single" w:color="AAAAAA" w:sz="6" w:space="0"/>
            </w:tcBorders>
            <w:vAlign w:val="center"/>
          </w:tcPr>
          <w:p w:rsidRPr="00B02140" w:rsidR="0091218A" w:rsidRDefault="00C6244C" w14:paraId="6F7CEF6D" w14:textId="77777777">
            <w:pPr>
              <w:spacing w:after="0" w:line="259" w:lineRule="auto"/>
              <w:ind w:left="0" w:firstLine="0"/>
              <w:jc w:val="left"/>
              <w:rPr>
                <w:bCs/>
              </w:rPr>
            </w:pPr>
            <w:r w:rsidRPr="00B02140">
              <w:rPr>
                <w:bCs/>
                <w:sz w:val="19"/>
              </w:rPr>
              <w:t>6</w:t>
            </w:r>
          </w:p>
        </w:tc>
      </w:tr>
      <w:tr w:rsidRPr="00B02140" w:rsidR="0091218A" w14:paraId="42CA82C9" w14:textId="77777777">
        <w:trPr>
          <w:trHeight w:val="420"/>
        </w:trPr>
        <w:tc>
          <w:tcPr>
            <w:tcW w:w="4538" w:type="dxa"/>
            <w:tcBorders>
              <w:top w:val="single" w:color="AAAAAA" w:sz="6" w:space="0"/>
              <w:left w:val="single" w:color="AAAAAA" w:sz="6" w:space="0"/>
              <w:bottom w:val="single" w:color="AAAAAA" w:sz="6" w:space="0"/>
              <w:right w:val="single" w:color="AAAAAA" w:sz="6" w:space="0"/>
            </w:tcBorders>
            <w:shd w:val="clear" w:color="auto" w:fill="F8F8F8"/>
            <w:vAlign w:val="center"/>
          </w:tcPr>
          <w:p w:rsidRPr="00B02140" w:rsidR="0091218A" w:rsidRDefault="00C6244C" w14:paraId="64BA20B4" w14:textId="77777777">
            <w:pPr>
              <w:spacing w:after="0" w:line="259" w:lineRule="auto"/>
              <w:ind w:left="0" w:firstLine="0"/>
              <w:jc w:val="left"/>
              <w:rPr>
                <w:bCs/>
              </w:rPr>
            </w:pPr>
            <w:r w:rsidRPr="00B02140">
              <w:rPr>
                <w:bCs/>
                <w:sz w:val="19"/>
              </w:rPr>
              <w:t>Learning rate</w:t>
            </w:r>
          </w:p>
        </w:tc>
        <w:tc>
          <w:tcPr>
            <w:tcW w:w="4278" w:type="dxa"/>
            <w:tcBorders>
              <w:top w:val="single" w:color="AAAAAA" w:sz="6" w:space="0"/>
              <w:left w:val="single" w:color="AAAAAA" w:sz="6" w:space="0"/>
              <w:bottom w:val="single" w:color="AAAAAA" w:sz="6" w:space="0"/>
              <w:right w:val="single" w:color="AAAAAA" w:sz="6" w:space="0"/>
            </w:tcBorders>
            <w:shd w:val="clear" w:color="auto" w:fill="F8F8F8"/>
            <w:vAlign w:val="center"/>
          </w:tcPr>
          <w:p w:rsidRPr="00B02140" w:rsidR="0091218A" w:rsidRDefault="00C6244C" w14:paraId="53857AF2" w14:textId="77777777">
            <w:pPr>
              <w:spacing w:after="0" w:line="259" w:lineRule="auto"/>
              <w:ind w:left="0" w:firstLine="0"/>
              <w:jc w:val="left"/>
              <w:rPr>
                <w:bCs/>
              </w:rPr>
            </w:pPr>
            <w:r w:rsidRPr="00B02140">
              <w:rPr>
                <w:bCs/>
                <w:sz w:val="19"/>
              </w:rPr>
              <w:t>0.05</w:t>
            </w:r>
          </w:p>
        </w:tc>
      </w:tr>
      <w:tr w:rsidRPr="00B02140" w:rsidR="0091218A" w14:paraId="393AC5F3" w14:textId="77777777">
        <w:trPr>
          <w:trHeight w:val="420"/>
        </w:trPr>
        <w:tc>
          <w:tcPr>
            <w:tcW w:w="4538" w:type="dxa"/>
            <w:tcBorders>
              <w:top w:val="single" w:color="AAAAAA" w:sz="6" w:space="0"/>
              <w:left w:val="single" w:color="AAAAAA" w:sz="6" w:space="0"/>
              <w:bottom w:val="single" w:color="AAAAAA" w:sz="6" w:space="0"/>
              <w:right w:val="single" w:color="AAAAAA" w:sz="6" w:space="0"/>
            </w:tcBorders>
            <w:vAlign w:val="center"/>
          </w:tcPr>
          <w:p w:rsidRPr="00B02140" w:rsidR="0091218A" w:rsidRDefault="00C6244C" w14:paraId="6E082FEF" w14:textId="77777777">
            <w:pPr>
              <w:spacing w:after="0" w:line="259" w:lineRule="auto"/>
              <w:ind w:left="0" w:firstLine="0"/>
              <w:jc w:val="left"/>
              <w:rPr>
                <w:bCs/>
              </w:rPr>
            </w:pPr>
            <w:r w:rsidRPr="00B02140">
              <w:rPr>
                <w:bCs/>
                <w:sz w:val="19"/>
              </w:rPr>
              <w:t>Subsample</w:t>
            </w:r>
          </w:p>
        </w:tc>
        <w:tc>
          <w:tcPr>
            <w:tcW w:w="4278" w:type="dxa"/>
            <w:tcBorders>
              <w:top w:val="single" w:color="AAAAAA" w:sz="6" w:space="0"/>
              <w:left w:val="single" w:color="AAAAAA" w:sz="6" w:space="0"/>
              <w:bottom w:val="single" w:color="AAAAAA" w:sz="6" w:space="0"/>
              <w:right w:val="single" w:color="AAAAAA" w:sz="6" w:space="0"/>
            </w:tcBorders>
            <w:vAlign w:val="center"/>
          </w:tcPr>
          <w:p w:rsidRPr="00B02140" w:rsidR="0091218A" w:rsidRDefault="00C6244C" w14:paraId="4B23D8A3" w14:textId="77777777">
            <w:pPr>
              <w:spacing w:after="0" w:line="259" w:lineRule="auto"/>
              <w:ind w:left="0" w:firstLine="0"/>
              <w:jc w:val="left"/>
              <w:rPr>
                <w:bCs/>
              </w:rPr>
            </w:pPr>
            <w:r w:rsidRPr="00B02140">
              <w:rPr>
                <w:bCs/>
                <w:sz w:val="19"/>
              </w:rPr>
              <w:t>0.8</w:t>
            </w:r>
          </w:p>
        </w:tc>
      </w:tr>
      <w:tr w:rsidRPr="00B02140" w:rsidR="0091218A" w14:paraId="298CB988" w14:textId="77777777">
        <w:trPr>
          <w:trHeight w:val="420"/>
        </w:trPr>
        <w:tc>
          <w:tcPr>
            <w:tcW w:w="4538" w:type="dxa"/>
            <w:tcBorders>
              <w:top w:val="single" w:color="AAAAAA" w:sz="6" w:space="0"/>
              <w:left w:val="single" w:color="AAAAAA" w:sz="6" w:space="0"/>
              <w:bottom w:val="single" w:color="AAAAAA" w:sz="6" w:space="0"/>
              <w:right w:val="single" w:color="AAAAAA" w:sz="6" w:space="0"/>
            </w:tcBorders>
            <w:shd w:val="clear" w:color="auto" w:fill="F8F8F8"/>
            <w:vAlign w:val="center"/>
          </w:tcPr>
          <w:p w:rsidRPr="00B02140" w:rsidR="0091218A" w:rsidRDefault="00C6244C" w14:paraId="1EC8C1DD" w14:textId="77777777">
            <w:pPr>
              <w:spacing w:after="0" w:line="259" w:lineRule="auto"/>
              <w:ind w:left="0" w:firstLine="0"/>
              <w:jc w:val="left"/>
              <w:rPr>
                <w:bCs/>
              </w:rPr>
            </w:pPr>
            <w:r w:rsidRPr="00B02140">
              <w:rPr>
                <w:bCs/>
                <w:sz w:val="19"/>
              </w:rPr>
              <w:t>Column sample by tree</w:t>
            </w:r>
          </w:p>
        </w:tc>
        <w:tc>
          <w:tcPr>
            <w:tcW w:w="4278" w:type="dxa"/>
            <w:tcBorders>
              <w:top w:val="single" w:color="AAAAAA" w:sz="6" w:space="0"/>
              <w:left w:val="single" w:color="AAAAAA" w:sz="6" w:space="0"/>
              <w:bottom w:val="single" w:color="AAAAAA" w:sz="6" w:space="0"/>
              <w:right w:val="single" w:color="AAAAAA" w:sz="6" w:space="0"/>
            </w:tcBorders>
            <w:shd w:val="clear" w:color="auto" w:fill="F8F8F8"/>
            <w:vAlign w:val="center"/>
          </w:tcPr>
          <w:p w:rsidRPr="00B02140" w:rsidR="0091218A" w:rsidRDefault="00C6244C" w14:paraId="16C1F2CF" w14:textId="77777777">
            <w:pPr>
              <w:spacing w:after="0" w:line="259" w:lineRule="auto"/>
              <w:ind w:left="0" w:firstLine="0"/>
              <w:jc w:val="left"/>
              <w:rPr>
                <w:bCs/>
              </w:rPr>
            </w:pPr>
            <w:r w:rsidRPr="00B02140">
              <w:rPr>
                <w:bCs/>
                <w:sz w:val="19"/>
              </w:rPr>
              <w:t>0.8</w:t>
            </w:r>
          </w:p>
        </w:tc>
      </w:tr>
      <w:tr w:rsidRPr="00B02140" w:rsidR="0091218A" w14:paraId="23861ED3" w14:textId="77777777">
        <w:trPr>
          <w:trHeight w:val="420"/>
        </w:trPr>
        <w:tc>
          <w:tcPr>
            <w:tcW w:w="4538" w:type="dxa"/>
            <w:tcBorders>
              <w:top w:val="single" w:color="AAAAAA" w:sz="6" w:space="0"/>
              <w:left w:val="single" w:color="AAAAAA" w:sz="6" w:space="0"/>
              <w:bottom w:val="single" w:color="AAAAAA" w:sz="6" w:space="0"/>
              <w:right w:val="single" w:color="AAAAAA" w:sz="6" w:space="0"/>
            </w:tcBorders>
            <w:vAlign w:val="center"/>
          </w:tcPr>
          <w:p w:rsidRPr="00B02140" w:rsidR="0091218A" w:rsidRDefault="00C6244C" w14:paraId="16B65114" w14:textId="77777777">
            <w:pPr>
              <w:spacing w:after="0" w:line="259" w:lineRule="auto"/>
              <w:ind w:left="0" w:firstLine="0"/>
              <w:jc w:val="left"/>
              <w:rPr>
                <w:bCs/>
              </w:rPr>
            </w:pPr>
            <w:r w:rsidRPr="00B02140">
              <w:rPr>
                <w:bCs/>
                <w:sz w:val="19"/>
              </w:rPr>
              <w:t>Number of boosting rounds</w:t>
            </w:r>
          </w:p>
        </w:tc>
        <w:tc>
          <w:tcPr>
            <w:tcW w:w="4278" w:type="dxa"/>
            <w:tcBorders>
              <w:top w:val="single" w:color="AAAAAA" w:sz="6" w:space="0"/>
              <w:left w:val="single" w:color="AAAAAA" w:sz="6" w:space="0"/>
              <w:bottom w:val="single" w:color="AAAAAA" w:sz="6" w:space="0"/>
              <w:right w:val="single" w:color="AAAAAA" w:sz="6" w:space="0"/>
            </w:tcBorders>
            <w:vAlign w:val="center"/>
          </w:tcPr>
          <w:p w:rsidRPr="00B02140" w:rsidR="0091218A" w:rsidRDefault="00C6244C" w14:paraId="6B51285B" w14:textId="77777777">
            <w:pPr>
              <w:spacing w:after="0" w:line="259" w:lineRule="auto"/>
              <w:ind w:left="0" w:firstLine="0"/>
              <w:jc w:val="left"/>
              <w:rPr>
                <w:bCs/>
              </w:rPr>
            </w:pPr>
            <w:r w:rsidRPr="00B02140">
              <w:rPr>
                <w:bCs/>
                <w:sz w:val="19"/>
              </w:rPr>
              <w:t>500 (early stopping at 50)</w:t>
            </w:r>
          </w:p>
        </w:tc>
      </w:tr>
    </w:tbl>
    <w:p w:rsidRPr="00B02140" w:rsidR="0091218A" w:rsidRDefault="00C6244C" w14:paraId="6B59508D" w14:textId="77777777">
      <w:pPr>
        <w:spacing w:after="211"/>
        <w:ind w:left="-5" w:right="12"/>
        <w:rPr>
          <w:bCs/>
        </w:rPr>
      </w:pPr>
      <w:r w:rsidRPr="00B02140">
        <w:rPr>
          <w:bCs/>
        </w:rPr>
        <w:t>The model was trained with spatial cross-validation using K-means clustering (10 clusters) for train/ validation/test splits (70/10/20%) to mitigate spatial autocorrelation.</w:t>
      </w:r>
    </w:p>
    <w:p w:rsidRPr="00B02140" w:rsidR="0091218A" w:rsidRDefault="00C6244C" w14:paraId="5C743180" w14:textId="77777777">
      <w:pPr>
        <w:pStyle w:val="Heading3"/>
        <w:ind w:left="480" w:hanging="495"/>
        <w:rPr>
          <w:b w:val="0"/>
          <w:bCs/>
          <w:rPrChange w:author="Jericho O'Connell" w:date="2026-05-10T18:19:00Z" w16du:dateUtc="2026-05-11T01:19:00Z" w:id="133">
            <w:rPr/>
          </w:rPrChange>
        </w:rPr>
      </w:pPr>
      <w:r w:rsidRPr="00B02140">
        <w:rPr>
          <w:b w:val="0"/>
          <w:bCs/>
          <w:rPrChange w:author="Jericho O'Connell" w:date="2026-05-10T18:19:00Z" w16du:dateUtc="2026-05-11T01:19:00Z" w:id="134">
            <w:rPr/>
          </w:rPrChange>
        </w:rPr>
        <w:t>Comparison Models</w:t>
      </w:r>
    </w:p>
    <w:p w:rsidRPr="00B02140" w:rsidR="0091218A" w:rsidRDefault="00C6244C" w14:paraId="709BD423" w14:textId="77777777">
      <w:pPr>
        <w:spacing w:after="0" w:line="259" w:lineRule="auto"/>
        <w:ind w:left="-5" w:right="12"/>
        <w:rPr>
          <w:bCs/>
        </w:rPr>
      </w:pPr>
      <w:r w:rsidRPr="00B02140">
        <w:rPr>
          <w:bCs/>
        </w:rPr>
        <w:t>Six additional classifiers were evaluated on identical features and splits (Figure 14):</w:t>
      </w:r>
    </w:p>
    <w:tbl>
      <w:tblPr>
        <w:tblStyle w:val="TableGrid"/>
        <w:tblW w:w="8816" w:type="dxa"/>
        <w:tblInd w:w="8" w:type="dxa"/>
        <w:tblCellMar>
          <w:left w:w="108" w:type="dxa"/>
          <w:right w:w="115" w:type="dxa"/>
        </w:tblCellMar>
        <w:tblLook w:val="04A0" w:firstRow="1" w:lastRow="0" w:firstColumn="1" w:lastColumn="0" w:noHBand="0" w:noVBand="1"/>
      </w:tblPr>
      <w:tblGrid>
        <w:gridCol w:w="3535"/>
        <w:gridCol w:w="1944"/>
        <w:gridCol w:w="1722"/>
        <w:gridCol w:w="1615"/>
      </w:tblGrid>
      <w:tr w:rsidRPr="00B02140" w:rsidR="0091218A" w14:paraId="26A2CC87" w14:textId="77777777">
        <w:trPr>
          <w:trHeight w:val="420"/>
        </w:trPr>
        <w:tc>
          <w:tcPr>
            <w:tcW w:w="3535" w:type="dxa"/>
            <w:tcBorders>
              <w:top w:val="single" w:color="AAAAAA" w:sz="6" w:space="0"/>
              <w:left w:val="single" w:color="AAAAAA" w:sz="6" w:space="0"/>
              <w:bottom w:val="single" w:color="AAAAAA" w:sz="6" w:space="0"/>
              <w:right w:val="single" w:color="AAAAAA" w:sz="6" w:space="0"/>
            </w:tcBorders>
            <w:shd w:val="clear" w:color="auto" w:fill="EEEEFF"/>
            <w:vAlign w:val="center"/>
          </w:tcPr>
          <w:p w:rsidRPr="00B02140" w:rsidR="0091218A" w:rsidRDefault="00C6244C" w14:paraId="25263E59" w14:textId="77777777">
            <w:pPr>
              <w:spacing w:after="0" w:line="259" w:lineRule="auto"/>
              <w:ind w:left="0" w:firstLine="0"/>
              <w:jc w:val="left"/>
              <w:rPr>
                <w:bCs/>
              </w:rPr>
            </w:pPr>
            <w:r w:rsidRPr="00B02140">
              <w:rPr>
                <w:bCs/>
                <w:sz w:val="19"/>
                <w:rPrChange w:author="Jericho O'Connell" w:date="2026-05-10T18:19:00Z" w16du:dateUtc="2026-05-11T01:19:00Z" w:id="135">
                  <w:rPr>
                    <w:b/>
                    <w:sz w:val="19"/>
                  </w:rPr>
                </w:rPrChange>
              </w:rPr>
              <w:t>Model</w:t>
            </w:r>
          </w:p>
        </w:tc>
        <w:tc>
          <w:tcPr>
            <w:tcW w:w="1944" w:type="dxa"/>
            <w:tcBorders>
              <w:top w:val="single" w:color="AAAAAA" w:sz="6" w:space="0"/>
              <w:left w:val="single" w:color="AAAAAA" w:sz="6" w:space="0"/>
              <w:bottom w:val="single" w:color="AAAAAA" w:sz="6" w:space="0"/>
              <w:right w:val="single" w:color="AAAAAA" w:sz="6" w:space="0"/>
            </w:tcBorders>
            <w:shd w:val="clear" w:color="auto" w:fill="EEEEFF"/>
            <w:vAlign w:val="center"/>
          </w:tcPr>
          <w:p w:rsidRPr="00B02140" w:rsidR="0091218A" w:rsidRDefault="00C6244C" w14:paraId="4732AB15" w14:textId="77777777">
            <w:pPr>
              <w:spacing w:after="0" w:line="259" w:lineRule="auto"/>
              <w:ind w:left="0" w:firstLine="0"/>
              <w:jc w:val="left"/>
              <w:rPr>
                <w:bCs/>
              </w:rPr>
            </w:pPr>
            <w:r w:rsidRPr="00B02140">
              <w:rPr>
                <w:bCs/>
                <w:sz w:val="19"/>
                <w:rPrChange w:author="Jericho O'Connell" w:date="2026-05-10T18:19:00Z" w16du:dateUtc="2026-05-11T01:19:00Z" w:id="136">
                  <w:rPr>
                    <w:b/>
                    <w:sz w:val="19"/>
                  </w:rPr>
                </w:rPrChange>
              </w:rPr>
              <w:t>AUC-ROC</w:t>
            </w:r>
          </w:p>
        </w:tc>
        <w:tc>
          <w:tcPr>
            <w:tcW w:w="1722" w:type="dxa"/>
            <w:tcBorders>
              <w:top w:val="single" w:color="AAAAAA" w:sz="6" w:space="0"/>
              <w:left w:val="single" w:color="AAAAAA" w:sz="6" w:space="0"/>
              <w:bottom w:val="single" w:color="AAAAAA" w:sz="6" w:space="0"/>
              <w:right w:val="single" w:color="AAAAAA" w:sz="6" w:space="0"/>
            </w:tcBorders>
            <w:shd w:val="clear" w:color="auto" w:fill="EEEEFF"/>
            <w:vAlign w:val="center"/>
          </w:tcPr>
          <w:p w:rsidRPr="00B02140" w:rsidR="0091218A" w:rsidRDefault="00C6244C" w14:paraId="7DDA1ACB" w14:textId="77777777">
            <w:pPr>
              <w:spacing w:after="0" w:line="259" w:lineRule="auto"/>
              <w:ind w:left="0" w:firstLine="0"/>
              <w:jc w:val="left"/>
              <w:rPr>
                <w:bCs/>
              </w:rPr>
            </w:pPr>
            <w:r w:rsidRPr="00B02140">
              <w:rPr>
                <w:bCs/>
                <w:sz w:val="19"/>
                <w:rPrChange w:author="Jericho O'Connell" w:date="2026-05-10T18:19:00Z" w16du:dateUtc="2026-05-11T01:19:00Z" w:id="137">
                  <w:rPr>
                    <w:b/>
                    <w:sz w:val="19"/>
                  </w:rPr>
                </w:rPrChange>
              </w:rPr>
              <w:t>Accuracy</w:t>
            </w:r>
          </w:p>
        </w:tc>
        <w:tc>
          <w:tcPr>
            <w:tcW w:w="1615" w:type="dxa"/>
            <w:tcBorders>
              <w:top w:val="single" w:color="AAAAAA" w:sz="6" w:space="0"/>
              <w:left w:val="single" w:color="AAAAAA" w:sz="6" w:space="0"/>
              <w:bottom w:val="single" w:color="AAAAAA" w:sz="6" w:space="0"/>
              <w:right w:val="single" w:color="AAAAAA" w:sz="6" w:space="0"/>
            </w:tcBorders>
            <w:shd w:val="clear" w:color="auto" w:fill="EEEEFF"/>
            <w:vAlign w:val="center"/>
          </w:tcPr>
          <w:p w:rsidRPr="00B02140" w:rsidR="0091218A" w:rsidRDefault="00C6244C" w14:paraId="3342D99B" w14:textId="77777777">
            <w:pPr>
              <w:spacing w:after="0" w:line="259" w:lineRule="auto"/>
              <w:ind w:left="0" w:firstLine="0"/>
              <w:jc w:val="left"/>
              <w:rPr>
                <w:bCs/>
              </w:rPr>
            </w:pPr>
            <w:r w:rsidRPr="00B02140">
              <w:rPr>
                <w:bCs/>
                <w:sz w:val="19"/>
                <w:rPrChange w:author="Jericho O'Connell" w:date="2026-05-10T18:19:00Z" w16du:dateUtc="2026-05-11T01:19:00Z" w:id="138">
                  <w:rPr>
                    <w:b/>
                    <w:sz w:val="19"/>
                  </w:rPr>
                </w:rPrChange>
              </w:rPr>
              <w:t>F1 Score</w:t>
            </w:r>
          </w:p>
        </w:tc>
      </w:tr>
      <w:tr w:rsidRPr="00B02140" w:rsidR="0091218A" w14:paraId="5AA1DEEC" w14:textId="77777777">
        <w:trPr>
          <w:trHeight w:val="420"/>
        </w:trPr>
        <w:tc>
          <w:tcPr>
            <w:tcW w:w="3535" w:type="dxa"/>
            <w:tcBorders>
              <w:top w:val="single" w:color="AAAAAA" w:sz="6" w:space="0"/>
              <w:left w:val="single" w:color="AAAAAA" w:sz="6" w:space="0"/>
              <w:bottom w:val="single" w:color="AAAAAA" w:sz="6" w:space="0"/>
              <w:right w:val="single" w:color="AAAAAA" w:sz="6" w:space="0"/>
            </w:tcBorders>
            <w:vAlign w:val="center"/>
          </w:tcPr>
          <w:p w:rsidRPr="00B02140" w:rsidR="0091218A" w:rsidRDefault="00C6244C" w14:paraId="4E8D19E1" w14:textId="77777777">
            <w:pPr>
              <w:spacing w:after="0" w:line="259" w:lineRule="auto"/>
              <w:ind w:left="0" w:firstLine="0"/>
              <w:jc w:val="left"/>
              <w:rPr>
                <w:bCs/>
              </w:rPr>
            </w:pPr>
            <w:r w:rsidRPr="00B02140">
              <w:rPr>
                <w:bCs/>
                <w:sz w:val="19"/>
                <w:rPrChange w:author="Jericho O'Connell" w:date="2026-05-10T18:19:00Z" w16du:dateUtc="2026-05-11T01:19:00Z" w:id="139">
                  <w:rPr>
                    <w:b/>
                    <w:sz w:val="19"/>
                  </w:rPr>
                </w:rPrChange>
              </w:rPr>
              <w:t>XGBoost (production)</w:t>
            </w:r>
          </w:p>
        </w:tc>
        <w:tc>
          <w:tcPr>
            <w:tcW w:w="1944" w:type="dxa"/>
            <w:tcBorders>
              <w:top w:val="single" w:color="AAAAAA" w:sz="6" w:space="0"/>
              <w:left w:val="single" w:color="AAAAAA" w:sz="6" w:space="0"/>
              <w:bottom w:val="single" w:color="AAAAAA" w:sz="6" w:space="0"/>
              <w:right w:val="single" w:color="AAAAAA" w:sz="6" w:space="0"/>
            </w:tcBorders>
            <w:vAlign w:val="center"/>
          </w:tcPr>
          <w:p w:rsidRPr="00B02140" w:rsidR="0091218A" w:rsidRDefault="00C6244C" w14:paraId="1626A77B" w14:textId="77777777">
            <w:pPr>
              <w:spacing w:after="0" w:line="259" w:lineRule="auto"/>
              <w:ind w:left="0" w:firstLine="0"/>
              <w:jc w:val="left"/>
              <w:rPr>
                <w:bCs/>
              </w:rPr>
            </w:pPr>
            <w:r w:rsidRPr="00B02140">
              <w:rPr>
                <w:bCs/>
                <w:sz w:val="19"/>
                <w:rPrChange w:author="Jericho O'Connell" w:date="2026-05-10T18:19:00Z" w16du:dateUtc="2026-05-11T01:19:00Z" w:id="140">
                  <w:rPr>
                    <w:b/>
                    <w:sz w:val="19"/>
                  </w:rPr>
                </w:rPrChange>
              </w:rPr>
              <w:t>0.9957</w:t>
            </w:r>
          </w:p>
        </w:tc>
        <w:tc>
          <w:tcPr>
            <w:tcW w:w="1722" w:type="dxa"/>
            <w:tcBorders>
              <w:top w:val="single" w:color="AAAAAA" w:sz="6" w:space="0"/>
              <w:left w:val="single" w:color="AAAAAA" w:sz="6" w:space="0"/>
              <w:bottom w:val="single" w:color="AAAAAA" w:sz="6" w:space="0"/>
              <w:right w:val="single" w:color="AAAAAA" w:sz="6" w:space="0"/>
            </w:tcBorders>
            <w:vAlign w:val="center"/>
          </w:tcPr>
          <w:p w:rsidRPr="00B02140" w:rsidR="0091218A" w:rsidRDefault="00C6244C" w14:paraId="63F3CBE2" w14:textId="77777777">
            <w:pPr>
              <w:spacing w:after="0" w:line="259" w:lineRule="auto"/>
              <w:ind w:left="0" w:firstLine="0"/>
              <w:jc w:val="left"/>
              <w:rPr>
                <w:bCs/>
              </w:rPr>
            </w:pPr>
            <w:r w:rsidRPr="00B02140">
              <w:rPr>
                <w:bCs/>
                <w:sz w:val="19"/>
                <w:rPrChange w:author="Jericho O'Connell" w:date="2026-05-10T18:19:00Z" w16du:dateUtc="2026-05-11T01:19:00Z" w:id="141">
                  <w:rPr>
                    <w:b/>
                    <w:sz w:val="19"/>
                  </w:rPr>
                </w:rPrChange>
              </w:rPr>
              <w:t>0.989</w:t>
            </w:r>
          </w:p>
        </w:tc>
        <w:tc>
          <w:tcPr>
            <w:tcW w:w="1615" w:type="dxa"/>
            <w:tcBorders>
              <w:top w:val="single" w:color="AAAAAA" w:sz="6" w:space="0"/>
              <w:left w:val="single" w:color="AAAAAA" w:sz="6" w:space="0"/>
              <w:bottom w:val="single" w:color="AAAAAA" w:sz="6" w:space="0"/>
              <w:right w:val="single" w:color="AAAAAA" w:sz="6" w:space="0"/>
            </w:tcBorders>
            <w:vAlign w:val="center"/>
          </w:tcPr>
          <w:p w:rsidRPr="00B02140" w:rsidR="0091218A" w:rsidRDefault="00C6244C" w14:paraId="1AE191C4" w14:textId="77777777">
            <w:pPr>
              <w:spacing w:after="0" w:line="259" w:lineRule="auto"/>
              <w:ind w:left="0" w:firstLine="0"/>
              <w:jc w:val="left"/>
              <w:rPr>
                <w:bCs/>
              </w:rPr>
            </w:pPr>
            <w:r w:rsidRPr="00B02140">
              <w:rPr>
                <w:bCs/>
                <w:sz w:val="19"/>
                <w:rPrChange w:author="Jericho O'Connell" w:date="2026-05-10T18:19:00Z" w16du:dateUtc="2026-05-11T01:19:00Z" w:id="142">
                  <w:rPr>
                    <w:b/>
                    <w:sz w:val="19"/>
                  </w:rPr>
                </w:rPrChange>
              </w:rPr>
              <w:t>0.947</w:t>
            </w:r>
          </w:p>
        </w:tc>
      </w:tr>
      <w:tr w:rsidRPr="00B02140" w:rsidR="0091218A" w14:paraId="72B80D05" w14:textId="77777777">
        <w:trPr>
          <w:trHeight w:val="420"/>
        </w:trPr>
        <w:tc>
          <w:tcPr>
            <w:tcW w:w="3535" w:type="dxa"/>
            <w:tcBorders>
              <w:top w:val="single" w:color="AAAAAA" w:sz="6" w:space="0"/>
              <w:left w:val="single" w:color="AAAAAA" w:sz="6" w:space="0"/>
              <w:bottom w:val="single" w:color="AAAAAA" w:sz="6" w:space="0"/>
              <w:right w:val="single" w:color="AAAAAA" w:sz="6" w:space="0"/>
            </w:tcBorders>
            <w:shd w:val="clear" w:color="auto" w:fill="F8F8F8"/>
            <w:vAlign w:val="center"/>
          </w:tcPr>
          <w:p w:rsidRPr="00B02140" w:rsidR="0091218A" w:rsidRDefault="00C6244C" w14:paraId="0EF1F1F5" w14:textId="77777777">
            <w:pPr>
              <w:spacing w:after="0" w:line="259" w:lineRule="auto"/>
              <w:ind w:left="0" w:firstLine="0"/>
              <w:jc w:val="left"/>
              <w:rPr>
                <w:bCs/>
              </w:rPr>
            </w:pPr>
            <w:r w:rsidRPr="00B02140">
              <w:rPr>
                <w:bCs/>
                <w:sz w:val="19"/>
              </w:rPr>
              <w:t>MLP + StandardScaler</w:t>
            </w:r>
          </w:p>
        </w:tc>
        <w:tc>
          <w:tcPr>
            <w:tcW w:w="1944" w:type="dxa"/>
            <w:tcBorders>
              <w:top w:val="single" w:color="AAAAAA" w:sz="6" w:space="0"/>
              <w:left w:val="single" w:color="AAAAAA" w:sz="6" w:space="0"/>
              <w:bottom w:val="single" w:color="AAAAAA" w:sz="6" w:space="0"/>
              <w:right w:val="single" w:color="AAAAAA" w:sz="6" w:space="0"/>
            </w:tcBorders>
            <w:shd w:val="clear" w:color="auto" w:fill="F8F8F8"/>
            <w:vAlign w:val="center"/>
          </w:tcPr>
          <w:p w:rsidRPr="00B02140" w:rsidR="0091218A" w:rsidRDefault="00C6244C" w14:paraId="72DBFEE5" w14:textId="77777777">
            <w:pPr>
              <w:spacing w:after="0" w:line="259" w:lineRule="auto"/>
              <w:ind w:left="0" w:firstLine="0"/>
              <w:jc w:val="left"/>
              <w:rPr>
                <w:bCs/>
              </w:rPr>
            </w:pPr>
            <w:r w:rsidRPr="00B02140">
              <w:rPr>
                <w:bCs/>
                <w:sz w:val="19"/>
              </w:rPr>
              <w:t>0.9961</w:t>
            </w:r>
          </w:p>
        </w:tc>
        <w:tc>
          <w:tcPr>
            <w:tcW w:w="1722" w:type="dxa"/>
            <w:tcBorders>
              <w:top w:val="single" w:color="AAAAAA" w:sz="6" w:space="0"/>
              <w:left w:val="single" w:color="AAAAAA" w:sz="6" w:space="0"/>
              <w:bottom w:val="single" w:color="AAAAAA" w:sz="6" w:space="0"/>
              <w:right w:val="single" w:color="AAAAAA" w:sz="6" w:space="0"/>
            </w:tcBorders>
            <w:shd w:val="clear" w:color="auto" w:fill="F8F8F8"/>
            <w:vAlign w:val="center"/>
          </w:tcPr>
          <w:p w:rsidRPr="00B02140" w:rsidR="0091218A" w:rsidRDefault="00C6244C" w14:paraId="7CCE8E8C" w14:textId="77777777">
            <w:pPr>
              <w:spacing w:after="0" w:line="259" w:lineRule="auto"/>
              <w:ind w:left="0" w:firstLine="0"/>
              <w:jc w:val="left"/>
              <w:rPr>
                <w:bCs/>
              </w:rPr>
            </w:pPr>
            <w:r w:rsidRPr="00B02140">
              <w:rPr>
                <w:bCs/>
                <w:sz w:val="19"/>
              </w:rPr>
              <w:t>0.986</w:t>
            </w:r>
          </w:p>
        </w:tc>
        <w:tc>
          <w:tcPr>
            <w:tcW w:w="1615" w:type="dxa"/>
            <w:tcBorders>
              <w:top w:val="single" w:color="AAAAAA" w:sz="6" w:space="0"/>
              <w:left w:val="single" w:color="AAAAAA" w:sz="6" w:space="0"/>
              <w:bottom w:val="single" w:color="AAAAAA" w:sz="6" w:space="0"/>
              <w:right w:val="single" w:color="AAAAAA" w:sz="6" w:space="0"/>
            </w:tcBorders>
            <w:shd w:val="clear" w:color="auto" w:fill="F8F8F8"/>
            <w:vAlign w:val="center"/>
          </w:tcPr>
          <w:p w:rsidRPr="00B02140" w:rsidR="0091218A" w:rsidRDefault="00C6244C" w14:paraId="1B3F9EB4" w14:textId="77777777">
            <w:pPr>
              <w:spacing w:after="0" w:line="259" w:lineRule="auto"/>
              <w:ind w:left="0" w:firstLine="0"/>
              <w:jc w:val="left"/>
              <w:rPr>
                <w:bCs/>
              </w:rPr>
            </w:pPr>
            <w:r w:rsidRPr="00B02140">
              <w:rPr>
                <w:bCs/>
                <w:sz w:val="19"/>
              </w:rPr>
              <w:t>0.977</w:t>
            </w:r>
          </w:p>
        </w:tc>
      </w:tr>
      <w:tr w:rsidRPr="00B02140" w:rsidR="0091218A" w14:paraId="615C11D3" w14:textId="77777777">
        <w:trPr>
          <w:trHeight w:val="420"/>
        </w:trPr>
        <w:tc>
          <w:tcPr>
            <w:tcW w:w="3535" w:type="dxa"/>
            <w:tcBorders>
              <w:top w:val="single" w:color="AAAAAA" w:sz="6" w:space="0"/>
              <w:left w:val="single" w:color="AAAAAA" w:sz="6" w:space="0"/>
              <w:bottom w:val="single" w:color="AAAAAA" w:sz="6" w:space="0"/>
              <w:right w:val="single" w:color="AAAAAA" w:sz="6" w:space="0"/>
            </w:tcBorders>
            <w:vAlign w:val="center"/>
          </w:tcPr>
          <w:p w:rsidRPr="00B02140" w:rsidR="0091218A" w:rsidRDefault="00C6244C" w14:paraId="19D86A69" w14:textId="77777777">
            <w:pPr>
              <w:spacing w:after="0" w:line="259" w:lineRule="auto"/>
              <w:ind w:left="0" w:firstLine="0"/>
              <w:jc w:val="left"/>
              <w:rPr>
                <w:bCs/>
              </w:rPr>
            </w:pPr>
            <w:r w:rsidRPr="00B02140">
              <w:rPr>
                <w:bCs/>
                <w:sz w:val="19"/>
              </w:rPr>
              <w:t>MLP raw embeddings</w:t>
            </w:r>
          </w:p>
        </w:tc>
        <w:tc>
          <w:tcPr>
            <w:tcW w:w="1944" w:type="dxa"/>
            <w:tcBorders>
              <w:top w:val="single" w:color="AAAAAA" w:sz="6" w:space="0"/>
              <w:left w:val="single" w:color="AAAAAA" w:sz="6" w:space="0"/>
              <w:bottom w:val="single" w:color="AAAAAA" w:sz="6" w:space="0"/>
              <w:right w:val="single" w:color="AAAAAA" w:sz="6" w:space="0"/>
            </w:tcBorders>
            <w:vAlign w:val="center"/>
          </w:tcPr>
          <w:p w:rsidRPr="00B02140" w:rsidR="0091218A" w:rsidRDefault="00C6244C" w14:paraId="1E76FFB6" w14:textId="77777777">
            <w:pPr>
              <w:spacing w:after="0" w:line="259" w:lineRule="auto"/>
              <w:ind w:left="0" w:firstLine="0"/>
              <w:jc w:val="left"/>
              <w:rPr>
                <w:bCs/>
              </w:rPr>
            </w:pPr>
            <w:r w:rsidRPr="00B02140">
              <w:rPr>
                <w:bCs/>
                <w:sz w:val="19"/>
              </w:rPr>
              <w:t>0.9962</w:t>
            </w:r>
          </w:p>
        </w:tc>
        <w:tc>
          <w:tcPr>
            <w:tcW w:w="1722" w:type="dxa"/>
            <w:tcBorders>
              <w:top w:val="single" w:color="AAAAAA" w:sz="6" w:space="0"/>
              <w:left w:val="single" w:color="AAAAAA" w:sz="6" w:space="0"/>
              <w:bottom w:val="single" w:color="AAAAAA" w:sz="6" w:space="0"/>
              <w:right w:val="single" w:color="AAAAAA" w:sz="6" w:space="0"/>
            </w:tcBorders>
            <w:vAlign w:val="center"/>
          </w:tcPr>
          <w:p w:rsidRPr="00B02140" w:rsidR="0091218A" w:rsidRDefault="00C6244C" w14:paraId="563C9A1F" w14:textId="77777777">
            <w:pPr>
              <w:spacing w:after="0" w:line="259" w:lineRule="auto"/>
              <w:ind w:left="0" w:firstLine="0"/>
              <w:jc w:val="left"/>
              <w:rPr>
                <w:bCs/>
              </w:rPr>
            </w:pPr>
            <w:r w:rsidRPr="00B02140">
              <w:rPr>
                <w:bCs/>
                <w:sz w:val="19"/>
              </w:rPr>
              <w:t>0.976</w:t>
            </w:r>
          </w:p>
        </w:tc>
        <w:tc>
          <w:tcPr>
            <w:tcW w:w="1615" w:type="dxa"/>
            <w:tcBorders>
              <w:top w:val="single" w:color="AAAAAA" w:sz="6" w:space="0"/>
              <w:left w:val="single" w:color="AAAAAA" w:sz="6" w:space="0"/>
              <w:bottom w:val="single" w:color="AAAAAA" w:sz="6" w:space="0"/>
              <w:right w:val="single" w:color="AAAAAA" w:sz="6" w:space="0"/>
            </w:tcBorders>
            <w:vAlign w:val="center"/>
          </w:tcPr>
          <w:p w:rsidRPr="00B02140" w:rsidR="0091218A" w:rsidRDefault="00C6244C" w14:paraId="6DF16928" w14:textId="77777777">
            <w:pPr>
              <w:spacing w:after="0" w:line="259" w:lineRule="auto"/>
              <w:ind w:left="0" w:firstLine="0"/>
              <w:jc w:val="left"/>
              <w:rPr>
                <w:bCs/>
              </w:rPr>
            </w:pPr>
            <w:r w:rsidRPr="00B02140">
              <w:rPr>
                <w:bCs/>
                <w:sz w:val="19"/>
              </w:rPr>
              <w:t>0.960</w:t>
            </w:r>
          </w:p>
        </w:tc>
      </w:tr>
      <w:tr w:rsidRPr="00B02140" w:rsidR="0091218A" w14:paraId="1836A36A" w14:textId="77777777">
        <w:trPr>
          <w:trHeight w:val="420"/>
        </w:trPr>
        <w:tc>
          <w:tcPr>
            <w:tcW w:w="3535" w:type="dxa"/>
            <w:tcBorders>
              <w:top w:val="single" w:color="AAAAAA" w:sz="6" w:space="0"/>
              <w:left w:val="single" w:color="AAAAAA" w:sz="6" w:space="0"/>
              <w:bottom w:val="single" w:color="AAAAAA" w:sz="6" w:space="0"/>
              <w:right w:val="single" w:color="AAAAAA" w:sz="6" w:space="0"/>
            </w:tcBorders>
            <w:shd w:val="clear" w:color="auto" w:fill="F8F8F8"/>
            <w:vAlign w:val="center"/>
          </w:tcPr>
          <w:p w:rsidRPr="00B02140" w:rsidR="0091218A" w:rsidRDefault="00C6244C" w14:paraId="2424B3E1" w14:textId="77777777">
            <w:pPr>
              <w:spacing w:after="0" w:line="259" w:lineRule="auto"/>
              <w:ind w:left="0" w:firstLine="0"/>
              <w:jc w:val="left"/>
              <w:rPr>
                <w:bCs/>
              </w:rPr>
            </w:pPr>
            <w:r w:rsidRPr="00B02140">
              <w:rPr>
                <w:bCs/>
                <w:sz w:val="19"/>
              </w:rPr>
              <w:t>Random Forest</w:t>
            </w:r>
          </w:p>
        </w:tc>
        <w:tc>
          <w:tcPr>
            <w:tcW w:w="1944" w:type="dxa"/>
            <w:tcBorders>
              <w:top w:val="single" w:color="AAAAAA" w:sz="6" w:space="0"/>
              <w:left w:val="single" w:color="AAAAAA" w:sz="6" w:space="0"/>
              <w:bottom w:val="single" w:color="AAAAAA" w:sz="6" w:space="0"/>
              <w:right w:val="single" w:color="AAAAAA" w:sz="6" w:space="0"/>
            </w:tcBorders>
            <w:shd w:val="clear" w:color="auto" w:fill="F8F8F8"/>
            <w:vAlign w:val="center"/>
          </w:tcPr>
          <w:p w:rsidRPr="00B02140" w:rsidR="0091218A" w:rsidRDefault="00C6244C" w14:paraId="2F158B9E" w14:textId="77777777">
            <w:pPr>
              <w:spacing w:after="0" w:line="259" w:lineRule="auto"/>
              <w:ind w:left="0" w:firstLine="0"/>
              <w:jc w:val="left"/>
              <w:rPr>
                <w:bCs/>
              </w:rPr>
            </w:pPr>
            <w:r w:rsidRPr="00B02140">
              <w:rPr>
                <w:bCs/>
                <w:sz w:val="19"/>
              </w:rPr>
              <w:t>0.9896</w:t>
            </w:r>
          </w:p>
        </w:tc>
        <w:tc>
          <w:tcPr>
            <w:tcW w:w="1722" w:type="dxa"/>
            <w:tcBorders>
              <w:top w:val="single" w:color="AAAAAA" w:sz="6" w:space="0"/>
              <w:left w:val="single" w:color="AAAAAA" w:sz="6" w:space="0"/>
              <w:bottom w:val="single" w:color="AAAAAA" w:sz="6" w:space="0"/>
              <w:right w:val="single" w:color="AAAAAA" w:sz="6" w:space="0"/>
            </w:tcBorders>
            <w:shd w:val="clear" w:color="auto" w:fill="F8F8F8"/>
            <w:vAlign w:val="center"/>
          </w:tcPr>
          <w:p w:rsidRPr="00B02140" w:rsidR="0091218A" w:rsidRDefault="00C6244C" w14:paraId="6899EDCF" w14:textId="77777777">
            <w:pPr>
              <w:spacing w:after="0" w:line="259" w:lineRule="auto"/>
              <w:ind w:left="0" w:firstLine="0"/>
              <w:jc w:val="left"/>
              <w:rPr>
                <w:bCs/>
              </w:rPr>
            </w:pPr>
            <w:r w:rsidRPr="00B02140">
              <w:rPr>
                <w:bCs/>
                <w:sz w:val="19"/>
              </w:rPr>
              <w:t>0.984</w:t>
            </w:r>
          </w:p>
        </w:tc>
        <w:tc>
          <w:tcPr>
            <w:tcW w:w="1615" w:type="dxa"/>
            <w:tcBorders>
              <w:top w:val="single" w:color="AAAAAA" w:sz="6" w:space="0"/>
              <w:left w:val="single" w:color="AAAAAA" w:sz="6" w:space="0"/>
              <w:bottom w:val="single" w:color="AAAAAA" w:sz="6" w:space="0"/>
              <w:right w:val="single" w:color="AAAAAA" w:sz="6" w:space="0"/>
            </w:tcBorders>
            <w:shd w:val="clear" w:color="auto" w:fill="F8F8F8"/>
            <w:vAlign w:val="center"/>
          </w:tcPr>
          <w:p w:rsidRPr="00B02140" w:rsidR="0091218A" w:rsidRDefault="00C6244C" w14:paraId="74450DFD" w14:textId="77777777">
            <w:pPr>
              <w:spacing w:after="0" w:line="259" w:lineRule="auto"/>
              <w:ind w:left="0" w:firstLine="0"/>
              <w:jc w:val="left"/>
              <w:rPr>
                <w:bCs/>
              </w:rPr>
            </w:pPr>
            <w:r w:rsidRPr="00B02140">
              <w:rPr>
                <w:bCs/>
                <w:sz w:val="19"/>
              </w:rPr>
              <w:t>0.974</w:t>
            </w:r>
          </w:p>
        </w:tc>
      </w:tr>
      <w:tr w:rsidRPr="00B02140" w:rsidR="0091218A" w14:paraId="4E1C9E25" w14:textId="77777777">
        <w:trPr>
          <w:trHeight w:val="420"/>
        </w:trPr>
        <w:tc>
          <w:tcPr>
            <w:tcW w:w="3535" w:type="dxa"/>
            <w:tcBorders>
              <w:top w:val="single" w:color="AAAAAA" w:sz="6" w:space="0"/>
              <w:left w:val="single" w:color="AAAAAA" w:sz="6" w:space="0"/>
              <w:bottom w:val="single" w:color="AAAAAA" w:sz="6" w:space="0"/>
              <w:right w:val="single" w:color="AAAAAA" w:sz="6" w:space="0"/>
            </w:tcBorders>
            <w:vAlign w:val="center"/>
          </w:tcPr>
          <w:p w:rsidRPr="00B02140" w:rsidR="0091218A" w:rsidRDefault="00C6244C" w14:paraId="0327E0C5" w14:textId="77777777">
            <w:pPr>
              <w:spacing w:after="0" w:line="259" w:lineRule="auto"/>
              <w:ind w:left="0" w:firstLine="0"/>
              <w:jc w:val="left"/>
              <w:rPr>
                <w:bCs/>
              </w:rPr>
            </w:pPr>
            <w:r w:rsidRPr="00B02140">
              <w:rPr>
                <w:bCs/>
                <w:sz w:val="19"/>
              </w:rPr>
              <w:t>kNN (k=3)</w:t>
            </w:r>
          </w:p>
        </w:tc>
        <w:tc>
          <w:tcPr>
            <w:tcW w:w="1944" w:type="dxa"/>
            <w:tcBorders>
              <w:top w:val="single" w:color="AAAAAA" w:sz="6" w:space="0"/>
              <w:left w:val="single" w:color="AAAAAA" w:sz="6" w:space="0"/>
              <w:bottom w:val="single" w:color="AAAAAA" w:sz="6" w:space="0"/>
              <w:right w:val="single" w:color="AAAAAA" w:sz="6" w:space="0"/>
            </w:tcBorders>
            <w:vAlign w:val="center"/>
          </w:tcPr>
          <w:p w:rsidRPr="00B02140" w:rsidR="0091218A" w:rsidRDefault="00C6244C" w14:paraId="2BE68F14" w14:textId="77777777">
            <w:pPr>
              <w:spacing w:after="0" w:line="259" w:lineRule="auto"/>
              <w:ind w:left="0" w:firstLine="0"/>
              <w:jc w:val="left"/>
              <w:rPr>
                <w:bCs/>
              </w:rPr>
            </w:pPr>
            <w:r w:rsidRPr="00B02140">
              <w:rPr>
                <w:bCs/>
                <w:sz w:val="19"/>
              </w:rPr>
              <w:t>0.9909</w:t>
            </w:r>
          </w:p>
        </w:tc>
        <w:tc>
          <w:tcPr>
            <w:tcW w:w="1722" w:type="dxa"/>
            <w:tcBorders>
              <w:top w:val="single" w:color="AAAAAA" w:sz="6" w:space="0"/>
              <w:left w:val="single" w:color="AAAAAA" w:sz="6" w:space="0"/>
              <w:bottom w:val="single" w:color="AAAAAA" w:sz="6" w:space="0"/>
              <w:right w:val="single" w:color="AAAAAA" w:sz="6" w:space="0"/>
            </w:tcBorders>
            <w:vAlign w:val="center"/>
          </w:tcPr>
          <w:p w:rsidRPr="00B02140" w:rsidR="0091218A" w:rsidRDefault="00C6244C" w14:paraId="470BBDDF" w14:textId="77777777">
            <w:pPr>
              <w:spacing w:after="0" w:line="259" w:lineRule="auto"/>
              <w:ind w:left="0" w:firstLine="0"/>
              <w:jc w:val="left"/>
              <w:rPr>
                <w:bCs/>
              </w:rPr>
            </w:pPr>
            <w:r w:rsidRPr="00B02140">
              <w:rPr>
                <w:bCs/>
                <w:sz w:val="19"/>
              </w:rPr>
              <w:t>0.911</w:t>
            </w:r>
          </w:p>
        </w:tc>
        <w:tc>
          <w:tcPr>
            <w:tcW w:w="1615" w:type="dxa"/>
            <w:tcBorders>
              <w:top w:val="single" w:color="AAAAAA" w:sz="6" w:space="0"/>
              <w:left w:val="single" w:color="AAAAAA" w:sz="6" w:space="0"/>
              <w:bottom w:val="single" w:color="AAAAAA" w:sz="6" w:space="0"/>
              <w:right w:val="single" w:color="AAAAAA" w:sz="6" w:space="0"/>
            </w:tcBorders>
            <w:vAlign w:val="center"/>
          </w:tcPr>
          <w:p w:rsidRPr="00B02140" w:rsidR="0091218A" w:rsidRDefault="00C6244C" w14:paraId="287FE90F" w14:textId="77777777">
            <w:pPr>
              <w:spacing w:after="0" w:line="259" w:lineRule="auto"/>
              <w:ind w:left="0" w:firstLine="0"/>
              <w:jc w:val="left"/>
              <w:rPr>
                <w:bCs/>
              </w:rPr>
            </w:pPr>
            <w:r w:rsidRPr="00B02140">
              <w:rPr>
                <w:bCs/>
                <w:sz w:val="19"/>
              </w:rPr>
              <w:t>0.833</w:t>
            </w:r>
          </w:p>
        </w:tc>
      </w:tr>
      <w:tr w:rsidRPr="00B02140" w:rsidR="0091218A" w14:paraId="16A46FA8" w14:textId="77777777">
        <w:trPr>
          <w:trHeight w:val="420"/>
        </w:trPr>
        <w:tc>
          <w:tcPr>
            <w:tcW w:w="3535" w:type="dxa"/>
            <w:tcBorders>
              <w:top w:val="single" w:color="AAAAAA" w:sz="6" w:space="0"/>
              <w:left w:val="single" w:color="AAAAAA" w:sz="6" w:space="0"/>
              <w:bottom w:val="single" w:color="AAAAAA" w:sz="6" w:space="0"/>
              <w:right w:val="single" w:color="AAAAAA" w:sz="6" w:space="0"/>
            </w:tcBorders>
            <w:shd w:val="clear" w:color="auto" w:fill="F8F8F8"/>
            <w:vAlign w:val="center"/>
          </w:tcPr>
          <w:p w:rsidRPr="00B02140" w:rsidR="0091218A" w:rsidRDefault="00C6244C" w14:paraId="3AEBC609" w14:textId="77777777">
            <w:pPr>
              <w:spacing w:after="0" w:line="259" w:lineRule="auto"/>
              <w:ind w:left="0" w:firstLine="0"/>
              <w:jc w:val="left"/>
              <w:rPr>
                <w:bCs/>
              </w:rPr>
            </w:pPr>
            <w:r w:rsidRPr="00B02140">
              <w:rPr>
                <w:bCs/>
                <w:sz w:val="19"/>
              </w:rPr>
              <w:t>Logistic Regression</w:t>
            </w:r>
          </w:p>
        </w:tc>
        <w:tc>
          <w:tcPr>
            <w:tcW w:w="1944" w:type="dxa"/>
            <w:tcBorders>
              <w:top w:val="single" w:color="AAAAAA" w:sz="6" w:space="0"/>
              <w:left w:val="single" w:color="AAAAAA" w:sz="6" w:space="0"/>
              <w:bottom w:val="single" w:color="AAAAAA" w:sz="6" w:space="0"/>
              <w:right w:val="single" w:color="AAAAAA" w:sz="6" w:space="0"/>
            </w:tcBorders>
            <w:shd w:val="clear" w:color="auto" w:fill="F8F8F8"/>
            <w:vAlign w:val="center"/>
          </w:tcPr>
          <w:p w:rsidRPr="00B02140" w:rsidR="0091218A" w:rsidRDefault="00C6244C" w14:paraId="021923E3" w14:textId="77777777">
            <w:pPr>
              <w:spacing w:after="0" w:line="259" w:lineRule="auto"/>
              <w:ind w:left="0" w:firstLine="0"/>
              <w:jc w:val="left"/>
              <w:rPr>
                <w:bCs/>
              </w:rPr>
            </w:pPr>
            <w:r w:rsidRPr="00B02140">
              <w:rPr>
                <w:bCs/>
                <w:sz w:val="19"/>
              </w:rPr>
              <w:t>0.9165</w:t>
            </w:r>
          </w:p>
        </w:tc>
        <w:tc>
          <w:tcPr>
            <w:tcW w:w="1722" w:type="dxa"/>
            <w:tcBorders>
              <w:top w:val="single" w:color="AAAAAA" w:sz="6" w:space="0"/>
              <w:left w:val="single" w:color="AAAAAA" w:sz="6" w:space="0"/>
              <w:bottom w:val="single" w:color="AAAAAA" w:sz="6" w:space="0"/>
              <w:right w:val="single" w:color="AAAAAA" w:sz="6" w:space="0"/>
            </w:tcBorders>
            <w:shd w:val="clear" w:color="auto" w:fill="F8F8F8"/>
            <w:vAlign w:val="center"/>
          </w:tcPr>
          <w:p w:rsidRPr="00B02140" w:rsidR="0091218A" w:rsidRDefault="00C6244C" w14:paraId="19825C10" w14:textId="77777777">
            <w:pPr>
              <w:spacing w:after="0" w:line="259" w:lineRule="auto"/>
              <w:ind w:left="0" w:firstLine="0"/>
              <w:jc w:val="left"/>
              <w:rPr>
                <w:bCs/>
              </w:rPr>
            </w:pPr>
            <w:r w:rsidRPr="00B02140">
              <w:rPr>
                <w:bCs/>
                <w:sz w:val="19"/>
              </w:rPr>
              <w:t>0.813</w:t>
            </w:r>
          </w:p>
        </w:tc>
        <w:tc>
          <w:tcPr>
            <w:tcW w:w="1615" w:type="dxa"/>
            <w:tcBorders>
              <w:top w:val="single" w:color="AAAAAA" w:sz="6" w:space="0"/>
              <w:left w:val="single" w:color="AAAAAA" w:sz="6" w:space="0"/>
              <w:bottom w:val="single" w:color="AAAAAA" w:sz="6" w:space="0"/>
              <w:right w:val="single" w:color="AAAAAA" w:sz="6" w:space="0"/>
            </w:tcBorders>
            <w:shd w:val="clear" w:color="auto" w:fill="F8F8F8"/>
            <w:vAlign w:val="center"/>
          </w:tcPr>
          <w:p w:rsidRPr="00B02140" w:rsidR="0091218A" w:rsidRDefault="00C6244C" w14:paraId="391285D1" w14:textId="77777777">
            <w:pPr>
              <w:spacing w:after="0" w:line="259" w:lineRule="auto"/>
              <w:ind w:left="0" w:firstLine="0"/>
              <w:jc w:val="left"/>
              <w:rPr>
                <w:bCs/>
              </w:rPr>
            </w:pPr>
            <w:r w:rsidRPr="00B02140">
              <w:rPr>
                <w:bCs/>
                <w:sz w:val="19"/>
              </w:rPr>
              <w:t>0.562</w:t>
            </w:r>
          </w:p>
        </w:tc>
      </w:tr>
    </w:tbl>
    <w:p w:rsidRPr="00B02140" w:rsidR="0091218A" w:rsidRDefault="00C6244C" w14:paraId="3D5C3382" w14:textId="5A3DAF03">
      <w:pPr>
        <w:spacing w:after="211"/>
        <w:ind w:left="-5" w:right="12"/>
        <w:rPr>
          <w:bCs/>
        </w:rPr>
      </w:pPr>
      <w:r w:rsidRPr="00B02140">
        <w:rPr>
          <w:bCs/>
        </w:rPr>
        <w:t>XGBoost was selected as the production model for its comparable performance, interpretability, and computational efficiency for per-pixel inference across ~100 million pixels.</w:t>
      </w:r>
      <w:ins w:author="Jericho O'Connell" w:date="2026-05-10T19:16:00Z" w16du:dateUtc="2026-05-11T02:16:00Z" w:id="143">
        <w:r w:rsidR="001D4592">
          <w:rPr>
            <w:bCs/>
          </w:rPr>
          <w:t xml:space="preserve"> Although the MLP had comparable performance, the propensity for </w:t>
        </w:r>
      </w:ins>
      <w:ins w:author="Jericho O'Connell" w:date="2026-05-10T19:17:00Z" w16du:dateUtc="2026-05-11T02:17:00Z" w:id="144">
        <w:r w:rsidR="001D4592">
          <w:rPr>
            <w:bCs/>
          </w:rPr>
          <w:t>overfitting seen in the special distribution of the classifications discoraged its generalizability.</w:t>
        </w:r>
      </w:ins>
    </w:p>
    <w:p w:rsidRPr="00B02140" w:rsidR="0091218A" w:rsidRDefault="00C6244C" w14:paraId="1530D3E7" w14:textId="77777777">
      <w:pPr>
        <w:pStyle w:val="Heading3"/>
        <w:ind w:left="472" w:hanging="487"/>
        <w:rPr>
          <w:b w:val="0"/>
          <w:bCs/>
          <w:rPrChange w:author="Jericho O'Connell" w:date="2026-05-10T18:19:00Z" w16du:dateUtc="2026-05-11T01:19:00Z" w:id="145">
            <w:rPr/>
          </w:rPrChange>
        </w:rPr>
      </w:pPr>
      <w:r w:rsidRPr="00B02140">
        <w:rPr>
          <w:b w:val="0"/>
          <w:bCs/>
          <w:rPrChange w:author="Jericho O'Connell" w:date="2026-05-10T18:19:00Z" w16du:dateUtc="2026-05-11T01:19:00Z" w:id="146">
            <w:rPr/>
          </w:rPrChange>
        </w:rPr>
        <w:t>Alternative Feature Sets</w:t>
      </w:r>
    </w:p>
    <w:p w:rsidRPr="00B02140" w:rsidR="0091218A" w:rsidRDefault="00C6244C" w14:paraId="0D3DF7F3" w14:textId="20333FC4">
      <w:pPr>
        <w:spacing w:after="278"/>
        <w:ind w:left="-5" w:right="12"/>
      </w:pPr>
      <w:r>
        <w:t>A separate XGBoost model trained on 35 engineered features from the BC Vegetation Resources Inventory achieved AUC 0.82 with only 26% recall at operational thresholds, and a multi-modal model combining spectral embeddings with inventory features yielded only 5% recall due to scale mismatch. These results confirmed that satellite spectral embeddings alone provide superior classification performance.</w:t>
      </w:r>
      <w:ins w:author="Jericho O'Connell" w:date="2026-05-11T03:23:00Z" w16du:dateUtc="2026-05-11T03:23:31Z" w:id="147">
        <w:r w:rsidR="5F3DD12D">
          <w:t xml:space="preserve"> </w:t>
        </w:r>
      </w:ins>
      <w:ins w:author="Jericho O'Connell" w:date="2026-05-11T03:23:00Z" w16du:dateUtc="2026-05-11T03:23:35Z" w:id="148">
        <w:r w:rsidR="3DF36997">
          <w:t xml:space="preserve">[Make this </w:t>
        </w:r>
      </w:ins>
      <w:ins w:author="Jericho O'Connell" w:date="2026-05-11T03:24:00Z" w16du:dateUtc="2026-05-11T03:24:15Z" w:id="149">
        <w:r w:rsidR="3DF36997">
          <w:t xml:space="preserve">consistent with </w:t>
        </w:r>
      </w:ins>
      <w:ins w:author="Jericho O'Connell" w:date="2026-05-11T03:24:00Z" w16du:dateUtc="2026-05-11T03:24:18Z" w:id="150">
        <w:r w:rsidR="3DF36997">
          <w:t>the data above</w:t>
        </w:r>
      </w:ins>
      <w:ins w:author="Jericho O'Connell" w:date="2026-05-11T03:24:00Z" w16du:dateUtc="2026-05-11T03:24:20Z" w:id="151">
        <w:r w:rsidR="3DF36997">
          <w:t>]</w:t>
        </w:r>
      </w:ins>
    </w:p>
    <w:p w:rsidRPr="00B02140" w:rsidR="0091218A" w:rsidRDefault="00C6244C" w14:paraId="1D5DCD24" w14:textId="77777777">
      <w:pPr>
        <w:pStyle w:val="Heading2"/>
        <w:ind w:left="330" w:hanging="345"/>
        <w:rPr>
          <w:b w:val="0"/>
          <w:bCs/>
          <w:rPrChange w:author="Jericho O'Connell" w:date="2026-05-10T18:19:00Z" w16du:dateUtc="2026-05-11T01:19:00Z" w:id="152">
            <w:rPr/>
          </w:rPrChange>
        </w:rPr>
      </w:pPr>
      <w:r w:rsidRPr="00B02140">
        <w:rPr>
          <w:b w:val="0"/>
          <w:bCs/>
          <w:rPrChange w:author="Jericho O'Connell" w:date="2026-05-10T18:19:00Z" w16du:dateUtc="2026-05-11T01:19:00Z" w:id="153">
            <w:rPr/>
          </w:rPrChange>
        </w:rPr>
        <w:t>Post-Classification Suppression</w:t>
      </w:r>
    </w:p>
    <w:p w:rsidRPr="00B02140" w:rsidR="0091218A" w:rsidRDefault="00C6244C" w14:paraId="3293A9D5" w14:textId="77FC8098">
      <w:pPr>
        <w:ind w:left="-5" w:right="12"/>
      </w:pPr>
      <w:r>
        <w:t>Raw XGBoost probabilities represent spectral habitat suitability but do not account for disturbance history. We applied a sequential suppression pipeline to convert raw probabilities into ecologically realistic current habitat estimates.</w:t>
      </w:r>
    </w:p>
    <w:p w:rsidRPr="00B02140" w:rsidR="0091218A" w:rsidRDefault="00C6244C" w14:paraId="65E71C5B" w14:textId="77777777">
      <w:pPr>
        <w:pStyle w:val="Heading3"/>
        <w:ind w:left="480" w:hanging="495"/>
        <w:rPr>
          <w:b w:val="0"/>
          <w:bCs/>
          <w:rPrChange w:author="Jericho O'Connell" w:date="2026-05-10T18:19:00Z" w16du:dateUtc="2026-05-11T01:19:00Z" w:id="154">
            <w:rPr/>
          </w:rPrChange>
        </w:rPr>
      </w:pPr>
      <w:r w:rsidRPr="00B02140">
        <w:rPr>
          <w:b w:val="0"/>
          <w:bCs/>
          <w:rPrChange w:author="Jericho O'Connell" w:date="2026-05-10T18:19:00Z" w16du:dateUtc="2026-05-11T01:19:00Z" w:id="155">
            <w:rPr/>
          </w:rPrChange>
        </w:rPr>
        <w:t>Logging Suppression</w:t>
      </w:r>
    </w:p>
    <w:p w:rsidRPr="00B02140" w:rsidR="0091218A" w:rsidRDefault="00C6244C" w14:paraId="6E37AFF0" w14:textId="77777777">
      <w:pPr>
        <w:spacing w:after="0" w:line="259" w:lineRule="auto"/>
        <w:ind w:left="-5" w:right="12"/>
        <w:rPr>
          <w:bCs/>
        </w:rPr>
      </w:pPr>
      <w:r w:rsidRPr="00B02140">
        <w:rPr>
          <w:bCs/>
        </w:rPr>
        <w:t>Stand-age information was extracted from the BC Vegetation Resources Inventory (VRI 2024, 6.87 million polygons). Each 10 m pixel was assigned to one of seven land-use categories:</w:t>
      </w:r>
    </w:p>
    <w:tbl>
      <w:tblPr>
        <w:tblStyle w:val="TableGrid"/>
        <w:tblW w:w="8816" w:type="dxa"/>
        <w:tblInd w:w="8" w:type="dxa"/>
        <w:tblCellMar>
          <w:left w:w="108" w:type="dxa"/>
          <w:right w:w="107" w:type="dxa"/>
        </w:tblCellMar>
        <w:tblLook w:val="04A0" w:firstRow="1" w:lastRow="0" w:firstColumn="1" w:lastColumn="0" w:noHBand="0" w:noVBand="1"/>
      </w:tblPr>
      <w:tblGrid>
        <w:gridCol w:w="1837"/>
        <w:gridCol w:w="3569"/>
        <w:gridCol w:w="3410"/>
      </w:tblGrid>
      <w:tr w:rsidRPr="00B02140" w:rsidR="0091218A" w14:paraId="0F88D14F" w14:textId="77777777">
        <w:trPr>
          <w:trHeight w:val="420"/>
        </w:trPr>
        <w:tc>
          <w:tcPr>
            <w:tcW w:w="1837" w:type="dxa"/>
            <w:tcBorders>
              <w:top w:val="single" w:color="AAAAAA" w:sz="6" w:space="0"/>
              <w:left w:val="single" w:color="AAAAAA" w:sz="6" w:space="0"/>
              <w:bottom w:val="single" w:color="AAAAAA" w:sz="6" w:space="0"/>
              <w:right w:val="single" w:color="AAAAAA" w:sz="6" w:space="0"/>
            </w:tcBorders>
            <w:shd w:val="clear" w:color="auto" w:fill="EEEEFF"/>
            <w:vAlign w:val="center"/>
          </w:tcPr>
          <w:p w:rsidRPr="00B02140" w:rsidR="0091218A" w:rsidRDefault="00C6244C" w14:paraId="69658511" w14:textId="77777777">
            <w:pPr>
              <w:spacing w:after="0" w:line="259" w:lineRule="auto"/>
              <w:ind w:left="0" w:firstLine="0"/>
              <w:jc w:val="left"/>
              <w:rPr>
                <w:bCs/>
              </w:rPr>
            </w:pPr>
            <w:r w:rsidRPr="00B02140">
              <w:rPr>
                <w:bCs/>
                <w:sz w:val="19"/>
                <w:rPrChange w:author="Jericho O'Connell" w:date="2026-05-10T18:19:00Z" w16du:dateUtc="2026-05-11T01:19:00Z" w:id="156">
                  <w:rPr>
                    <w:b/>
                    <w:sz w:val="19"/>
                  </w:rPr>
                </w:rPrChange>
              </w:rPr>
              <w:t>Category</w:t>
            </w:r>
          </w:p>
        </w:tc>
        <w:tc>
          <w:tcPr>
            <w:tcW w:w="3569" w:type="dxa"/>
            <w:tcBorders>
              <w:top w:val="single" w:color="AAAAAA" w:sz="6" w:space="0"/>
              <w:left w:val="single" w:color="AAAAAA" w:sz="6" w:space="0"/>
              <w:bottom w:val="single" w:color="AAAAAA" w:sz="6" w:space="0"/>
              <w:right w:val="single" w:color="AAAAAA" w:sz="6" w:space="0"/>
            </w:tcBorders>
            <w:shd w:val="clear" w:color="auto" w:fill="EEEEFF"/>
            <w:vAlign w:val="center"/>
          </w:tcPr>
          <w:p w:rsidRPr="00B02140" w:rsidR="0091218A" w:rsidRDefault="00C6244C" w14:paraId="76AED92E" w14:textId="77777777">
            <w:pPr>
              <w:spacing w:after="0" w:line="259" w:lineRule="auto"/>
              <w:ind w:left="0" w:firstLine="0"/>
              <w:jc w:val="left"/>
              <w:rPr>
                <w:bCs/>
              </w:rPr>
            </w:pPr>
            <w:r w:rsidRPr="00B02140">
              <w:rPr>
                <w:bCs/>
                <w:sz w:val="19"/>
                <w:rPrChange w:author="Jericho O'Connell" w:date="2026-05-10T18:19:00Z" w16du:dateUtc="2026-05-11T01:19:00Z" w:id="157">
                  <w:rPr>
                    <w:b/>
                    <w:sz w:val="19"/>
                  </w:rPr>
                </w:rPrChange>
              </w:rPr>
              <w:t>Description</w:t>
            </w:r>
          </w:p>
        </w:tc>
        <w:tc>
          <w:tcPr>
            <w:tcW w:w="3410" w:type="dxa"/>
            <w:tcBorders>
              <w:top w:val="single" w:color="AAAAAA" w:sz="6" w:space="0"/>
              <w:left w:val="single" w:color="AAAAAA" w:sz="6" w:space="0"/>
              <w:bottom w:val="single" w:color="AAAAAA" w:sz="6" w:space="0"/>
              <w:right w:val="single" w:color="AAAAAA" w:sz="6" w:space="0"/>
            </w:tcBorders>
            <w:shd w:val="clear" w:color="auto" w:fill="EEEEFF"/>
            <w:vAlign w:val="center"/>
          </w:tcPr>
          <w:p w:rsidRPr="00B02140" w:rsidR="0091218A" w:rsidRDefault="00C6244C" w14:paraId="2CCEAB27" w14:textId="77777777">
            <w:pPr>
              <w:spacing w:after="0" w:line="259" w:lineRule="auto"/>
              <w:ind w:left="0" w:firstLine="0"/>
              <w:jc w:val="right"/>
              <w:rPr>
                <w:bCs/>
              </w:rPr>
            </w:pPr>
            <w:r w:rsidRPr="00B02140">
              <w:rPr>
                <w:bCs/>
                <w:sz w:val="19"/>
                <w:rPrChange w:author="Jericho O'Connell" w:date="2026-05-10T18:19:00Z" w16du:dateUtc="2026-05-11T01:19:00Z" w:id="158">
                  <w:rPr>
                    <w:b/>
                    <w:sz w:val="19"/>
                  </w:rPr>
                </w:rPrChange>
              </w:rPr>
              <w:t>Suppression Factor</w:t>
            </w:r>
          </w:p>
        </w:tc>
      </w:tr>
      <w:tr w:rsidRPr="00B02140" w:rsidR="0091218A" w14:paraId="46E21CCE" w14:textId="77777777">
        <w:trPr>
          <w:trHeight w:val="420"/>
        </w:trPr>
        <w:tc>
          <w:tcPr>
            <w:tcW w:w="1837" w:type="dxa"/>
            <w:tcBorders>
              <w:top w:val="single" w:color="AAAAAA" w:sz="6" w:space="0"/>
              <w:left w:val="single" w:color="AAAAAA" w:sz="6" w:space="0"/>
              <w:bottom w:val="single" w:color="AAAAAA" w:sz="6" w:space="0"/>
              <w:right w:val="single" w:color="AAAAAA" w:sz="6" w:space="0"/>
            </w:tcBorders>
            <w:vAlign w:val="center"/>
          </w:tcPr>
          <w:p w:rsidRPr="00B02140" w:rsidR="0091218A" w:rsidRDefault="00C6244C" w14:paraId="0ED28AE2" w14:textId="77777777">
            <w:pPr>
              <w:spacing w:after="0" w:line="259" w:lineRule="auto"/>
              <w:ind w:left="0" w:firstLine="0"/>
              <w:jc w:val="left"/>
              <w:rPr>
                <w:bCs/>
              </w:rPr>
            </w:pPr>
            <w:r w:rsidRPr="00B02140">
              <w:rPr>
                <w:bCs/>
                <w:sz w:val="19"/>
              </w:rPr>
              <w:t>1</w:t>
            </w:r>
          </w:p>
        </w:tc>
        <w:tc>
          <w:tcPr>
            <w:tcW w:w="3569" w:type="dxa"/>
            <w:tcBorders>
              <w:top w:val="single" w:color="AAAAAA" w:sz="6" w:space="0"/>
              <w:left w:val="single" w:color="AAAAAA" w:sz="6" w:space="0"/>
              <w:bottom w:val="single" w:color="AAAAAA" w:sz="6" w:space="0"/>
              <w:right w:val="single" w:color="AAAAAA" w:sz="6" w:space="0"/>
            </w:tcBorders>
            <w:vAlign w:val="center"/>
          </w:tcPr>
          <w:p w:rsidRPr="00B02140" w:rsidR="0091218A" w:rsidRDefault="00C6244C" w14:paraId="3E26C902" w14:textId="77777777">
            <w:pPr>
              <w:spacing w:after="0" w:line="259" w:lineRule="auto"/>
              <w:ind w:left="0" w:firstLine="0"/>
              <w:jc w:val="left"/>
              <w:rPr>
                <w:bCs/>
              </w:rPr>
            </w:pPr>
            <w:r w:rsidRPr="00B02140">
              <w:rPr>
                <w:bCs/>
                <w:sz w:val="19"/>
              </w:rPr>
              <w:t>Water / non-forest</w:t>
            </w:r>
          </w:p>
        </w:tc>
        <w:tc>
          <w:tcPr>
            <w:tcW w:w="3410" w:type="dxa"/>
            <w:tcBorders>
              <w:top w:val="single" w:color="AAAAAA" w:sz="6" w:space="0"/>
              <w:left w:val="single" w:color="AAAAAA" w:sz="6" w:space="0"/>
              <w:bottom w:val="single" w:color="AAAAAA" w:sz="6" w:space="0"/>
              <w:right w:val="single" w:color="AAAAAA" w:sz="6" w:space="0"/>
            </w:tcBorders>
            <w:vAlign w:val="center"/>
          </w:tcPr>
          <w:p w:rsidRPr="00B02140" w:rsidR="0091218A" w:rsidRDefault="00C6244C" w14:paraId="70FA2173" w14:textId="77777777">
            <w:pPr>
              <w:spacing w:after="0" w:line="259" w:lineRule="auto"/>
              <w:ind w:left="0" w:firstLine="0"/>
              <w:jc w:val="right"/>
              <w:rPr>
                <w:bCs/>
              </w:rPr>
            </w:pPr>
            <w:r w:rsidRPr="00B02140">
              <w:rPr>
                <w:bCs/>
                <w:sz w:val="19"/>
              </w:rPr>
              <w:t>×0.00</w:t>
            </w:r>
          </w:p>
        </w:tc>
      </w:tr>
      <w:tr w:rsidRPr="00B02140" w:rsidR="0091218A" w14:paraId="6FE78DE4" w14:textId="77777777">
        <w:trPr>
          <w:trHeight w:val="420"/>
        </w:trPr>
        <w:tc>
          <w:tcPr>
            <w:tcW w:w="1837" w:type="dxa"/>
            <w:tcBorders>
              <w:top w:val="single" w:color="AAAAAA" w:sz="6" w:space="0"/>
              <w:left w:val="single" w:color="AAAAAA" w:sz="6" w:space="0"/>
              <w:bottom w:val="single" w:color="AAAAAA" w:sz="6" w:space="0"/>
              <w:right w:val="single" w:color="AAAAAA" w:sz="6" w:space="0"/>
            </w:tcBorders>
            <w:shd w:val="clear" w:color="auto" w:fill="F8F8F8"/>
            <w:vAlign w:val="center"/>
          </w:tcPr>
          <w:p w:rsidRPr="00B02140" w:rsidR="0091218A" w:rsidRDefault="00C6244C" w14:paraId="6B77F78E" w14:textId="77777777">
            <w:pPr>
              <w:spacing w:after="0" w:line="259" w:lineRule="auto"/>
              <w:ind w:left="0" w:firstLine="0"/>
              <w:jc w:val="left"/>
              <w:rPr>
                <w:bCs/>
              </w:rPr>
            </w:pPr>
            <w:r w:rsidRPr="00B02140">
              <w:rPr>
                <w:bCs/>
                <w:sz w:val="19"/>
              </w:rPr>
              <w:t>2</w:t>
            </w:r>
          </w:p>
        </w:tc>
        <w:tc>
          <w:tcPr>
            <w:tcW w:w="3569" w:type="dxa"/>
            <w:tcBorders>
              <w:top w:val="single" w:color="AAAAAA" w:sz="6" w:space="0"/>
              <w:left w:val="single" w:color="AAAAAA" w:sz="6" w:space="0"/>
              <w:bottom w:val="single" w:color="AAAAAA" w:sz="6" w:space="0"/>
              <w:right w:val="single" w:color="AAAAAA" w:sz="6" w:space="0"/>
            </w:tcBorders>
            <w:shd w:val="clear" w:color="auto" w:fill="F8F8F8"/>
            <w:vAlign w:val="center"/>
          </w:tcPr>
          <w:p w:rsidRPr="00B02140" w:rsidR="0091218A" w:rsidRDefault="00C6244C" w14:paraId="7460F1ED" w14:textId="77777777">
            <w:pPr>
              <w:spacing w:after="0" w:line="259" w:lineRule="auto"/>
              <w:ind w:left="0" w:firstLine="0"/>
              <w:jc w:val="left"/>
              <w:rPr>
                <w:bCs/>
              </w:rPr>
            </w:pPr>
            <w:r w:rsidRPr="00B02140">
              <w:rPr>
                <w:bCs/>
                <w:sz w:val="19"/>
              </w:rPr>
              <w:t>Logged &lt;20 yr</w:t>
            </w:r>
          </w:p>
        </w:tc>
        <w:tc>
          <w:tcPr>
            <w:tcW w:w="3410" w:type="dxa"/>
            <w:tcBorders>
              <w:top w:val="single" w:color="AAAAAA" w:sz="6" w:space="0"/>
              <w:left w:val="single" w:color="AAAAAA" w:sz="6" w:space="0"/>
              <w:bottom w:val="single" w:color="AAAAAA" w:sz="6" w:space="0"/>
              <w:right w:val="single" w:color="AAAAAA" w:sz="6" w:space="0"/>
            </w:tcBorders>
            <w:shd w:val="clear" w:color="auto" w:fill="F8F8F8"/>
            <w:vAlign w:val="center"/>
          </w:tcPr>
          <w:p w:rsidRPr="00B02140" w:rsidR="0091218A" w:rsidRDefault="00C6244C" w14:paraId="462E0E4E" w14:textId="77777777">
            <w:pPr>
              <w:spacing w:after="0" w:line="259" w:lineRule="auto"/>
              <w:ind w:left="0" w:firstLine="0"/>
              <w:jc w:val="right"/>
              <w:rPr>
                <w:bCs/>
              </w:rPr>
            </w:pPr>
            <w:r w:rsidRPr="00B02140">
              <w:rPr>
                <w:bCs/>
                <w:sz w:val="19"/>
              </w:rPr>
              <w:t>×0.00</w:t>
            </w:r>
          </w:p>
        </w:tc>
      </w:tr>
      <w:tr w:rsidRPr="00B02140" w:rsidR="0091218A" w14:paraId="0D3FBC56" w14:textId="77777777">
        <w:trPr>
          <w:trHeight w:val="420"/>
        </w:trPr>
        <w:tc>
          <w:tcPr>
            <w:tcW w:w="1837" w:type="dxa"/>
            <w:tcBorders>
              <w:top w:val="single" w:color="AAAAAA" w:sz="6" w:space="0"/>
              <w:left w:val="single" w:color="AAAAAA" w:sz="6" w:space="0"/>
              <w:bottom w:val="single" w:color="AAAAAA" w:sz="6" w:space="0"/>
              <w:right w:val="single" w:color="AAAAAA" w:sz="6" w:space="0"/>
            </w:tcBorders>
            <w:vAlign w:val="center"/>
          </w:tcPr>
          <w:p w:rsidRPr="00B02140" w:rsidR="0091218A" w:rsidRDefault="00C6244C" w14:paraId="213B4F94" w14:textId="77777777">
            <w:pPr>
              <w:spacing w:after="0" w:line="259" w:lineRule="auto"/>
              <w:ind w:left="0" w:firstLine="0"/>
              <w:jc w:val="left"/>
              <w:rPr>
                <w:bCs/>
              </w:rPr>
            </w:pPr>
            <w:r w:rsidRPr="00B02140">
              <w:rPr>
                <w:bCs/>
                <w:sz w:val="19"/>
              </w:rPr>
              <w:t>3</w:t>
            </w:r>
          </w:p>
        </w:tc>
        <w:tc>
          <w:tcPr>
            <w:tcW w:w="3569" w:type="dxa"/>
            <w:tcBorders>
              <w:top w:val="single" w:color="AAAAAA" w:sz="6" w:space="0"/>
              <w:left w:val="single" w:color="AAAAAA" w:sz="6" w:space="0"/>
              <w:bottom w:val="single" w:color="AAAAAA" w:sz="6" w:space="0"/>
              <w:right w:val="single" w:color="AAAAAA" w:sz="6" w:space="0"/>
            </w:tcBorders>
            <w:vAlign w:val="center"/>
          </w:tcPr>
          <w:p w:rsidRPr="00B02140" w:rsidR="0091218A" w:rsidRDefault="00C6244C" w14:paraId="7B689C08" w14:textId="77777777">
            <w:pPr>
              <w:spacing w:after="0" w:line="259" w:lineRule="auto"/>
              <w:ind w:left="0" w:firstLine="0"/>
              <w:jc w:val="left"/>
              <w:rPr>
                <w:bCs/>
              </w:rPr>
            </w:pPr>
            <w:r w:rsidRPr="00B02140">
              <w:rPr>
                <w:bCs/>
                <w:sz w:val="19"/>
              </w:rPr>
              <w:t>Logged 20–40 yr</w:t>
            </w:r>
          </w:p>
        </w:tc>
        <w:tc>
          <w:tcPr>
            <w:tcW w:w="3410" w:type="dxa"/>
            <w:tcBorders>
              <w:top w:val="single" w:color="AAAAAA" w:sz="6" w:space="0"/>
              <w:left w:val="single" w:color="AAAAAA" w:sz="6" w:space="0"/>
              <w:bottom w:val="single" w:color="AAAAAA" w:sz="6" w:space="0"/>
              <w:right w:val="single" w:color="AAAAAA" w:sz="6" w:space="0"/>
            </w:tcBorders>
            <w:vAlign w:val="center"/>
          </w:tcPr>
          <w:p w:rsidRPr="00B02140" w:rsidR="0091218A" w:rsidRDefault="00C6244C" w14:paraId="7736D2BE" w14:textId="77777777">
            <w:pPr>
              <w:spacing w:after="0" w:line="259" w:lineRule="auto"/>
              <w:ind w:left="0" w:firstLine="0"/>
              <w:jc w:val="right"/>
              <w:rPr>
                <w:bCs/>
              </w:rPr>
            </w:pPr>
            <w:r w:rsidRPr="00B02140">
              <w:rPr>
                <w:bCs/>
                <w:sz w:val="19"/>
              </w:rPr>
              <w:t>×0.00</w:t>
            </w:r>
          </w:p>
        </w:tc>
      </w:tr>
      <w:tr w:rsidRPr="00B02140" w:rsidR="0091218A" w14:paraId="2EADF161" w14:textId="77777777">
        <w:trPr>
          <w:trHeight w:val="420"/>
        </w:trPr>
        <w:tc>
          <w:tcPr>
            <w:tcW w:w="1837" w:type="dxa"/>
            <w:tcBorders>
              <w:top w:val="single" w:color="AAAAAA" w:sz="6" w:space="0"/>
              <w:left w:val="single" w:color="AAAAAA" w:sz="6" w:space="0"/>
              <w:bottom w:val="single" w:color="AAAAAA" w:sz="6" w:space="0"/>
              <w:right w:val="single" w:color="AAAAAA" w:sz="6" w:space="0"/>
            </w:tcBorders>
            <w:shd w:val="clear" w:color="auto" w:fill="F8F8F8"/>
            <w:vAlign w:val="center"/>
          </w:tcPr>
          <w:p w:rsidRPr="00B02140" w:rsidR="0091218A" w:rsidRDefault="00C6244C" w14:paraId="6128E5B7" w14:textId="77777777">
            <w:pPr>
              <w:spacing w:after="0" w:line="259" w:lineRule="auto"/>
              <w:ind w:left="0" w:firstLine="0"/>
              <w:jc w:val="left"/>
              <w:rPr>
                <w:bCs/>
              </w:rPr>
            </w:pPr>
            <w:r w:rsidRPr="00B02140">
              <w:rPr>
                <w:bCs/>
                <w:sz w:val="19"/>
              </w:rPr>
              <w:t>4</w:t>
            </w:r>
          </w:p>
        </w:tc>
        <w:tc>
          <w:tcPr>
            <w:tcW w:w="3569" w:type="dxa"/>
            <w:tcBorders>
              <w:top w:val="single" w:color="AAAAAA" w:sz="6" w:space="0"/>
              <w:left w:val="single" w:color="AAAAAA" w:sz="6" w:space="0"/>
              <w:bottom w:val="single" w:color="AAAAAA" w:sz="6" w:space="0"/>
              <w:right w:val="single" w:color="AAAAAA" w:sz="6" w:space="0"/>
            </w:tcBorders>
            <w:shd w:val="clear" w:color="auto" w:fill="F8F8F8"/>
            <w:vAlign w:val="center"/>
          </w:tcPr>
          <w:p w:rsidRPr="00B02140" w:rsidR="0091218A" w:rsidRDefault="00C6244C" w14:paraId="79017957" w14:textId="77777777">
            <w:pPr>
              <w:spacing w:after="0" w:line="259" w:lineRule="auto"/>
              <w:ind w:left="0" w:firstLine="0"/>
              <w:jc w:val="left"/>
              <w:rPr>
                <w:bCs/>
              </w:rPr>
            </w:pPr>
            <w:r w:rsidRPr="00B02140">
              <w:rPr>
                <w:bCs/>
                <w:sz w:val="19"/>
              </w:rPr>
              <w:t>Logged 40–80 yr</w:t>
            </w:r>
          </w:p>
        </w:tc>
        <w:tc>
          <w:tcPr>
            <w:tcW w:w="3410" w:type="dxa"/>
            <w:tcBorders>
              <w:top w:val="single" w:color="AAAAAA" w:sz="6" w:space="0"/>
              <w:left w:val="single" w:color="AAAAAA" w:sz="6" w:space="0"/>
              <w:bottom w:val="single" w:color="AAAAAA" w:sz="6" w:space="0"/>
              <w:right w:val="single" w:color="AAAAAA" w:sz="6" w:space="0"/>
            </w:tcBorders>
            <w:shd w:val="clear" w:color="auto" w:fill="F8F8F8"/>
            <w:vAlign w:val="center"/>
          </w:tcPr>
          <w:p w:rsidRPr="00B02140" w:rsidR="0091218A" w:rsidRDefault="00C6244C" w14:paraId="4898F2F8" w14:textId="77777777">
            <w:pPr>
              <w:spacing w:after="0" w:line="259" w:lineRule="auto"/>
              <w:ind w:left="0" w:firstLine="0"/>
              <w:jc w:val="right"/>
              <w:rPr>
                <w:bCs/>
              </w:rPr>
            </w:pPr>
            <w:r w:rsidRPr="00B02140">
              <w:rPr>
                <w:bCs/>
                <w:sz w:val="19"/>
              </w:rPr>
              <w:t>×0.00</w:t>
            </w:r>
          </w:p>
        </w:tc>
      </w:tr>
      <w:tr w:rsidRPr="00B02140" w:rsidR="0091218A" w14:paraId="05556ACC" w14:textId="77777777">
        <w:trPr>
          <w:trHeight w:val="420"/>
        </w:trPr>
        <w:tc>
          <w:tcPr>
            <w:tcW w:w="1837" w:type="dxa"/>
            <w:tcBorders>
              <w:top w:val="single" w:color="AAAAAA" w:sz="6" w:space="0"/>
              <w:left w:val="single" w:color="AAAAAA" w:sz="6" w:space="0"/>
              <w:bottom w:val="single" w:color="AAAAAA" w:sz="6" w:space="0"/>
              <w:right w:val="single" w:color="AAAAAA" w:sz="6" w:space="0"/>
            </w:tcBorders>
            <w:vAlign w:val="center"/>
          </w:tcPr>
          <w:p w:rsidRPr="00B02140" w:rsidR="0091218A" w:rsidRDefault="00C6244C" w14:paraId="6211F58C" w14:textId="77777777">
            <w:pPr>
              <w:spacing w:after="0" w:line="259" w:lineRule="auto"/>
              <w:ind w:left="0" w:firstLine="0"/>
              <w:jc w:val="left"/>
              <w:rPr>
                <w:bCs/>
              </w:rPr>
            </w:pPr>
            <w:r w:rsidRPr="00B02140">
              <w:rPr>
                <w:bCs/>
                <w:sz w:val="19"/>
              </w:rPr>
              <w:t>5</w:t>
            </w:r>
          </w:p>
        </w:tc>
        <w:tc>
          <w:tcPr>
            <w:tcW w:w="3569" w:type="dxa"/>
            <w:tcBorders>
              <w:top w:val="single" w:color="AAAAAA" w:sz="6" w:space="0"/>
              <w:left w:val="single" w:color="AAAAAA" w:sz="6" w:space="0"/>
              <w:bottom w:val="single" w:color="AAAAAA" w:sz="6" w:space="0"/>
              <w:right w:val="single" w:color="AAAAAA" w:sz="6" w:space="0"/>
            </w:tcBorders>
            <w:vAlign w:val="center"/>
          </w:tcPr>
          <w:p w:rsidRPr="00B02140" w:rsidR="0091218A" w:rsidRDefault="00C6244C" w14:paraId="6605D77F" w14:textId="77777777">
            <w:pPr>
              <w:spacing w:after="0" w:line="259" w:lineRule="auto"/>
              <w:ind w:left="0" w:firstLine="0"/>
              <w:jc w:val="left"/>
              <w:rPr>
                <w:bCs/>
              </w:rPr>
            </w:pPr>
            <w:r w:rsidRPr="00B02140">
              <w:rPr>
                <w:bCs/>
                <w:sz w:val="19"/>
              </w:rPr>
              <w:t>Forest 80–150 yr</w:t>
            </w:r>
          </w:p>
        </w:tc>
        <w:tc>
          <w:tcPr>
            <w:tcW w:w="3410" w:type="dxa"/>
            <w:tcBorders>
              <w:top w:val="single" w:color="AAAAAA" w:sz="6" w:space="0"/>
              <w:left w:val="single" w:color="AAAAAA" w:sz="6" w:space="0"/>
              <w:bottom w:val="single" w:color="AAAAAA" w:sz="6" w:space="0"/>
              <w:right w:val="single" w:color="AAAAAA" w:sz="6" w:space="0"/>
            </w:tcBorders>
            <w:vAlign w:val="center"/>
          </w:tcPr>
          <w:p w:rsidRPr="00B02140" w:rsidR="0091218A" w:rsidRDefault="00C6244C" w14:paraId="09290299" w14:textId="77777777">
            <w:pPr>
              <w:spacing w:after="0" w:line="259" w:lineRule="auto"/>
              <w:ind w:left="0" w:firstLine="0"/>
              <w:jc w:val="right"/>
              <w:rPr>
                <w:bCs/>
              </w:rPr>
            </w:pPr>
            <w:r w:rsidRPr="00B02140">
              <w:rPr>
                <w:bCs/>
                <w:sz w:val="19"/>
              </w:rPr>
              <w:t>×0.00</w:t>
            </w:r>
          </w:p>
        </w:tc>
      </w:tr>
      <w:tr w:rsidRPr="00B02140" w:rsidR="0091218A" w14:paraId="13F75A70" w14:textId="77777777">
        <w:trPr>
          <w:trHeight w:val="420"/>
        </w:trPr>
        <w:tc>
          <w:tcPr>
            <w:tcW w:w="1837" w:type="dxa"/>
            <w:tcBorders>
              <w:top w:val="single" w:color="AAAAAA" w:sz="6" w:space="0"/>
              <w:left w:val="single" w:color="AAAAAA" w:sz="6" w:space="0"/>
              <w:bottom w:val="single" w:color="AAAAAA" w:sz="6" w:space="0"/>
              <w:right w:val="single" w:color="AAAAAA" w:sz="6" w:space="0"/>
            </w:tcBorders>
            <w:shd w:val="clear" w:color="auto" w:fill="F8F8F8"/>
            <w:vAlign w:val="center"/>
          </w:tcPr>
          <w:p w:rsidRPr="00B02140" w:rsidR="0091218A" w:rsidRDefault="00C6244C" w14:paraId="38EEC4F7" w14:textId="77777777">
            <w:pPr>
              <w:spacing w:after="0" w:line="259" w:lineRule="auto"/>
              <w:ind w:left="0" w:firstLine="0"/>
              <w:jc w:val="left"/>
              <w:rPr>
                <w:bCs/>
              </w:rPr>
            </w:pPr>
            <w:r w:rsidRPr="00B02140">
              <w:rPr>
                <w:bCs/>
                <w:sz w:val="19"/>
              </w:rPr>
              <w:t>6</w:t>
            </w:r>
          </w:p>
        </w:tc>
        <w:tc>
          <w:tcPr>
            <w:tcW w:w="3569" w:type="dxa"/>
            <w:tcBorders>
              <w:top w:val="single" w:color="AAAAAA" w:sz="6" w:space="0"/>
              <w:left w:val="single" w:color="AAAAAA" w:sz="6" w:space="0"/>
              <w:bottom w:val="single" w:color="AAAAAA" w:sz="6" w:space="0"/>
              <w:right w:val="single" w:color="AAAAAA" w:sz="6" w:space="0"/>
            </w:tcBorders>
            <w:shd w:val="clear" w:color="auto" w:fill="F8F8F8"/>
            <w:vAlign w:val="center"/>
          </w:tcPr>
          <w:p w:rsidRPr="00B02140" w:rsidR="0091218A" w:rsidRDefault="00C6244C" w14:paraId="3B06FBB1" w14:textId="77777777">
            <w:pPr>
              <w:spacing w:after="0" w:line="259" w:lineRule="auto"/>
              <w:ind w:left="0" w:firstLine="0"/>
              <w:jc w:val="left"/>
              <w:rPr>
                <w:bCs/>
              </w:rPr>
            </w:pPr>
            <w:r w:rsidRPr="00B02140">
              <w:rPr>
                <w:bCs/>
                <w:sz w:val="19"/>
              </w:rPr>
              <w:t>Alpine / barren</w:t>
            </w:r>
          </w:p>
        </w:tc>
        <w:tc>
          <w:tcPr>
            <w:tcW w:w="3410" w:type="dxa"/>
            <w:tcBorders>
              <w:top w:val="single" w:color="AAAAAA" w:sz="6" w:space="0"/>
              <w:left w:val="single" w:color="AAAAAA" w:sz="6" w:space="0"/>
              <w:bottom w:val="single" w:color="AAAAAA" w:sz="6" w:space="0"/>
              <w:right w:val="single" w:color="AAAAAA" w:sz="6" w:space="0"/>
            </w:tcBorders>
            <w:shd w:val="clear" w:color="auto" w:fill="F8F8F8"/>
            <w:vAlign w:val="center"/>
          </w:tcPr>
          <w:p w:rsidRPr="00B02140" w:rsidR="0091218A" w:rsidRDefault="00C6244C" w14:paraId="15F2857A" w14:textId="77777777">
            <w:pPr>
              <w:spacing w:after="0" w:line="259" w:lineRule="auto"/>
              <w:ind w:left="0" w:firstLine="0"/>
              <w:jc w:val="right"/>
              <w:rPr>
                <w:bCs/>
              </w:rPr>
            </w:pPr>
            <w:r w:rsidRPr="00B02140">
              <w:rPr>
                <w:bCs/>
                <w:sz w:val="19"/>
              </w:rPr>
              <w:t>×0.00</w:t>
            </w:r>
          </w:p>
        </w:tc>
      </w:tr>
      <w:tr w:rsidRPr="00B02140" w:rsidR="0091218A" w14:paraId="42F93267" w14:textId="77777777">
        <w:trPr>
          <w:trHeight w:val="420"/>
        </w:trPr>
        <w:tc>
          <w:tcPr>
            <w:tcW w:w="1837" w:type="dxa"/>
            <w:tcBorders>
              <w:top w:val="single" w:color="AAAAAA" w:sz="6" w:space="0"/>
              <w:left w:val="single" w:color="AAAAAA" w:sz="6" w:space="0"/>
              <w:bottom w:val="single" w:color="AAAAAA" w:sz="6" w:space="0"/>
              <w:right w:val="single" w:color="AAAAAA" w:sz="6" w:space="0"/>
            </w:tcBorders>
            <w:vAlign w:val="center"/>
          </w:tcPr>
          <w:p w:rsidRPr="00B02140" w:rsidR="0091218A" w:rsidRDefault="00C6244C" w14:paraId="1355283F" w14:textId="77777777">
            <w:pPr>
              <w:spacing w:after="0" w:line="259" w:lineRule="auto"/>
              <w:ind w:left="0" w:firstLine="0"/>
              <w:jc w:val="left"/>
              <w:rPr>
                <w:bCs/>
              </w:rPr>
            </w:pPr>
            <w:r w:rsidRPr="00B02140">
              <w:rPr>
                <w:bCs/>
                <w:sz w:val="19"/>
              </w:rPr>
              <w:t>7</w:t>
            </w:r>
          </w:p>
        </w:tc>
        <w:tc>
          <w:tcPr>
            <w:tcW w:w="3569" w:type="dxa"/>
            <w:tcBorders>
              <w:top w:val="single" w:color="AAAAAA" w:sz="6" w:space="0"/>
              <w:left w:val="single" w:color="AAAAAA" w:sz="6" w:space="0"/>
              <w:bottom w:val="single" w:color="AAAAAA" w:sz="6" w:space="0"/>
              <w:right w:val="single" w:color="AAAAAA" w:sz="6" w:space="0"/>
            </w:tcBorders>
            <w:vAlign w:val="center"/>
          </w:tcPr>
          <w:p w:rsidRPr="00B02140" w:rsidR="0091218A" w:rsidRDefault="00C6244C" w14:paraId="44F5BD25" w14:textId="77777777">
            <w:pPr>
              <w:spacing w:after="0" w:line="259" w:lineRule="auto"/>
              <w:ind w:left="0" w:firstLine="0"/>
              <w:jc w:val="left"/>
              <w:rPr>
                <w:bCs/>
              </w:rPr>
            </w:pPr>
            <w:r w:rsidRPr="00B02140">
              <w:rPr>
                <w:bCs/>
                <w:sz w:val="19"/>
              </w:rPr>
              <w:t>Old-growth (&gt;150 yr)</w:t>
            </w:r>
          </w:p>
        </w:tc>
        <w:tc>
          <w:tcPr>
            <w:tcW w:w="3410" w:type="dxa"/>
            <w:tcBorders>
              <w:top w:val="single" w:color="AAAAAA" w:sz="6" w:space="0"/>
              <w:left w:val="single" w:color="AAAAAA" w:sz="6" w:space="0"/>
              <w:bottom w:val="single" w:color="AAAAAA" w:sz="6" w:space="0"/>
              <w:right w:val="single" w:color="AAAAAA" w:sz="6" w:space="0"/>
            </w:tcBorders>
            <w:vAlign w:val="center"/>
          </w:tcPr>
          <w:p w:rsidRPr="00B02140" w:rsidR="0091218A" w:rsidRDefault="00C6244C" w14:paraId="2266207D" w14:textId="77777777">
            <w:pPr>
              <w:spacing w:after="0" w:line="259" w:lineRule="auto"/>
              <w:ind w:left="0" w:firstLine="0"/>
              <w:jc w:val="right"/>
              <w:rPr>
                <w:bCs/>
              </w:rPr>
            </w:pPr>
            <w:r w:rsidRPr="00B02140">
              <w:rPr>
                <w:bCs/>
                <w:sz w:val="19"/>
              </w:rPr>
              <w:t>×1.00</w:t>
            </w:r>
          </w:p>
        </w:tc>
      </w:tr>
    </w:tbl>
    <w:p w:rsidRPr="00B02140" w:rsidR="0091218A" w:rsidRDefault="00C6244C" w14:paraId="6D0F6ED5" w14:textId="300EAEAE">
      <w:pPr>
        <w:spacing w:after="211"/>
        <w:ind w:left="-5" w:right="12"/>
      </w:pPr>
      <w:r>
        <w:t xml:space="preserve">For habitat </w:t>
      </w:r>
      <w:r w:rsidRPr="7D120F4B">
        <w:rPr>
          <w:i/>
          <w:iCs/>
        </w:rPr>
        <w:t>loss</w:t>
      </w:r>
      <w:r>
        <w:t xml:space="preserve"> estimation, all non-old-growth forested land (categories 2–5) is treated as "logged" to estimate what yew habitat would have existed under pre-logging old-growth conditions.</w:t>
      </w:r>
      <w:ins w:author="Jericho O'Connell" w:date="2026-05-10T19:22:00Z" w16du:dateUtc="2026-05-11T02:22:00Z" w:id="159">
        <w:r w:rsidR="001D4592">
          <w:t xml:space="preserve"> [note on how 80-150] ,ay have some probability but that the</w:t>
        </w:r>
      </w:ins>
      <w:ins w:author="Jericho O'Connell" w:date="2026-05-11T03:25:00Z" w16du:dateUtc="2026-05-11T03:25:15Z" w:id="160">
        <w:r w:rsidR="1390A13C">
          <w:t>.</w:t>
        </w:r>
      </w:ins>
      <w:ins w:author="Jericho O'Connell" w:date="2026-05-11T03:25:00Z" w16du:dateUtc="2026-05-11T03:25:17Z" w:id="161">
        <w:r w:rsidR="1390A13C">
          <w:t xml:space="preserve"> </w:t>
        </w:r>
      </w:ins>
      <w:ins w:author="Jericho O'Connell" w:date="2026-05-11T03:25:00Z" w16du:dateUtc="2026-05-11T03:25:44Z" w:id="162">
        <w:r w:rsidR="1390A13C">
          <w:t>Although</w:t>
        </w:r>
      </w:ins>
      <w:ins w:author="Jericho O'Connell" w:date="2026-05-11T03:25:00Z" w16du:dateUtc="2026-05-11T03:25:41Z" w:id="163">
        <w:r w:rsidR="1390A13C">
          <w:t xml:space="preserve"> </w:t>
        </w:r>
      </w:ins>
      <w:ins w:author="Jericho O'Connell" w:date="2026-05-11T03:25:00Z" w16du:dateUtc="2026-05-11T03:25:44Z" w:id="164">
        <w:r w:rsidR="1390A13C">
          <w:t>there</w:t>
        </w:r>
      </w:ins>
      <w:ins w:author="Jericho O'Connell" w:date="2026-05-11T03:25:00Z" w16du:dateUtc="2026-05-11T03:25:51Z" w:id="165">
        <w:r w:rsidR="1390A13C">
          <w:t xml:space="preserve"> is </w:t>
        </w:r>
      </w:ins>
      <w:ins w:author="Jericho O'Connell" w:date="2026-05-11T03:26:00Z" w16du:dateUtc="2026-05-11T03:26:58Z" w:id="166">
        <w:r w:rsidR="1C6FB72B">
          <w:t>pote</w:t>
        </w:r>
      </w:ins>
      <w:ins w:author="Jericho O'Connell" w:date="2026-05-11T03:27:00Z" w16du:dateUtc="2026-05-11T03:27:04Z" w:id="167">
        <w:r w:rsidR="1C6FB72B">
          <w:t xml:space="preserve">ntial for the </w:t>
        </w:r>
      </w:ins>
      <w:ins w:author="Jericho O'Connell" w:date="2026-05-11T03:27:00Z" w16du:dateUtc="2026-05-11T03:27:09Z" w:id="168">
        <w:r w:rsidR="1C6FB72B">
          <w:t xml:space="preserve">forest between </w:t>
        </w:r>
      </w:ins>
      <w:ins w:author="Jericho O'Connell" w:date="2026-05-11T03:27:00Z" w16du:dateUtc="2026-05-11T03:27:13Z" w:id="169">
        <w:r w:rsidR="1C6FB72B">
          <w:t xml:space="preserve">80-150 to </w:t>
        </w:r>
      </w:ins>
      <w:ins w:author="Jericho O'Connell" w:date="2026-05-11T03:27:00Z" w16du:dateUtc="2026-05-11T03:27:18Z" w:id="170">
        <w:r w:rsidR="1C6FB72B">
          <w:t xml:space="preserve">regenerate yew </w:t>
        </w:r>
      </w:ins>
      <w:ins w:author="Jericho O'Connell" w:date="2026-05-11T03:27:00Z" w16du:dateUtc="2026-05-11T03:27:20Z" w:id="171">
        <w:r w:rsidR="1C6FB72B">
          <w:t>habitat</w:t>
        </w:r>
      </w:ins>
      <w:ins w:author="Jericho O'Connell" w:date="2026-05-11T03:27:00Z" w16du:dateUtc="2026-05-11T03:27:23Z" w:id="172">
        <w:r w:rsidR="1C6FB72B">
          <w:t xml:space="preserve"> </w:t>
        </w:r>
      </w:ins>
      <w:ins w:author="Jericho O'Connell" w:date="2026-05-11T03:27:00Z" w16du:dateUtc="2026-05-11T03:27:25Z" w:id="173">
        <w:r w:rsidR="1C6FB72B">
          <w:t>and o</w:t>
        </w:r>
        <w:r w:rsidR="0D9C192A">
          <w:t>ld growth</w:t>
        </w:r>
      </w:ins>
      <w:ins w:author="Jericho O'Connell" w:date="2026-05-11T03:27:00Z" w16du:dateUtc="2026-05-11T03:27:27Z" w:id="174">
        <w:r w:rsidR="0D9C192A">
          <w:t xml:space="preserve"> </w:t>
        </w:r>
      </w:ins>
      <w:ins w:author="Jericho O'Connell" w:date="2026-05-11T03:27:00Z" w16du:dateUtc="2026-05-11T03:27:34Z" w:id="175">
        <w:r w:rsidR="0D9C192A">
          <w:t>characteristics</w:t>
        </w:r>
      </w:ins>
      <w:ins w:author="Jericho O'Connell" w:date="2026-05-11T03:28:00Z" w16du:dateUtc="2026-05-11T03:28:02Z" w:id="176">
        <w:r w:rsidR="0D9C192A">
          <w:t>,</w:t>
        </w:r>
      </w:ins>
      <w:ins w:author="Jericho O'Connell" w:date="2026-05-11T03:28:00Z" w16du:dateUtc="2026-05-11T03:28:04Z" w:id="177">
        <w:r w:rsidR="0D9C192A">
          <w:t xml:space="preserve"> </w:t>
        </w:r>
      </w:ins>
      <w:ins w:author="Jericho O'Connell" w:date="2026-05-11T03:30:00Z" w16du:dateUtc="2026-05-11T03:30:34Z" w:id="178">
        <w:r w:rsidR="5D692FFD">
          <w:t xml:space="preserve">by the </w:t>
        </w:r>
      </w:ins>
      <w:ins w:author="Jericho O'Connell" w:date="2026-05-11T03:30:00Z" w16du:dateUtc="2026-05-11T03:30:38Z" w:id="179">
        <w:r w:rsidR="5D692FFD">
          <w:t xml:space="preserve">definition of the red list </w:t>
        </w:r>
      </w:ins>
      <w:ins w:author="Jericho O'Connell" w:date="2026-05-11T03:30:00Z" w16du:dateUtc="2026-05-11T03:30:42Z" w:id="180">
        <w:r w:rsidR="5D692FFD">
          <w:t xml:space="preserve">there would </w:t>
        </w:r>
      </w:ins>
      <w:ins w:author="Jericho O'Connell" w:date="2026-05-11T03:30:00Z" w16du:dateUtc="2026-05-11T03:30:46Z" w:id="181">
        <w:r w:rsidR="5D692FFD">
          <w:t xml:space="preserve">be no </w:t>
        </w:r>
      </w:ins>
      <w:ins w:author="Jericho O'Connell" w:date="2026-05-11T03:30:00Z" w16du:dateUtc="2026-05-11T03:30:46Z" w:id="182">
        <w:r w:rsidR="5D692FFD">
          <w:t>a</w:t>
        </w:r>
      </w:ins>
      <w:ins w:author="Jericho O'Connell" w:date="2026-05-11T03:31:00Z" w16du:dateUtc="2026-05-11T03:31:06Z" w:id="183">
        <w:r w:rsidR="5D692FFD">
          <w:t xml:space="preserve">dults of </w:t>
        </w:r>
      </w:ins>
      <w:ins w:author="Jericho O'Connell" w:date="2026-05-11T03:31:00Z" w16du:dateUtc="2026-05-11T03:31:10Z" w:id="184">
        <w:r w:rsidR="5D692FFD">
          <w:t xml:space="preserve">reproductive age in </w:t>
        </w:r>
      </w:ins>
      <w:ins w:author="Jericho O'Connell" w:date="2026-05-11T03:31:00Z" w16du:dateUtc="2026-05-11T03:31:11Z" w:id="185">
        <w:r w:rsidR="5D692FFD">
          <w:t xml:space="preserve">these </w:t>
        </w:r>
      </w:ins>
      <w:ins w:author="Jericho O'Connell" w:date="2026-05-11T03:31:00Z" w16du:dateUtc="2026-05-11T03:31:13Z" w:id="186">
        <w:r w:rsidR="5D692FFD">
          <w:t>areas</w:t>
        </w:r>
      </w:ins>
      <w:ins w:author="Jericho O'Connell" w:date="2026-05-11T03:32:00Z" w16du:dateUtc="2026-05-11T03:32:12Z" w:id="187">
        <w:r w:rsidR="153E8234">
          <w:t>.</w:t>
        </w:r>
      </w:ins>
    </w:p>
    <w:p w:rsidRPr="00B02140" w:rsidR="0091218A" w:rsidRDefault="00C6244C" w14:paraId="041BE448" w14:textId="77777777">
      <w:pPr>
        <w:pStyle w:val="Heading3"/>
        <w:ind w:left="480" w:hanging="495"/>
        <w:rPr>
          <w:b w:val="0"/>
          <w:bCs/>
          <w:rPrChange w:author="Jericho O'Connell" w:date="2026-05-10T18:19:00Z" w16du:dateUtc="2026-05-11T01:19:00Z" w:id="188">
            <w:rPr/>
          </w:rPrChange>
        </w:rPr>
      </w:pPr>
      <w:r w:rsidRPr="00B02140">
        <w:rPr>
          <w:b w:val="0"/>
          <w:bCs/>
          <w:rPrChange w:author="Jericho O'Connell" w:date="2026-05-10T18:19:00Z" w16du:dateUtc="2026-05-11T01:19:00Z" w:id="189">
            <w:rPr/>
          </w:rPrChange>
        </w:rPr>
        <w:t>Fire Suppression</w:t>
      </w:r>
    </w:p>
    <w:p w:rsidRPr="00B02140" w:rsidR="0091218A" w:rsidRDefault="00C6244C" w14:paraId="3D115E38" w14:textId="77777777">
      <w:pPr>
        <w:ind w:left="-5" w:right="12"/>
        <w:rPr>
          <w:bCs/>
        </w:rPr>
      </w:pPr>
      <w:r w:rsidRPr="00B02140">
        <w:rPr>
          <w:bCs/>
        </w:rPr>
        <w:t>Historical fire perimeters (1900–2024) from the BC historical fire polygon dataset were filtered to fires ≥100 ha. A time-dependent fire modifier was applied:</w:t>
      </w:r>
    </w:p>
    <w:p w:rsidRPr="00B02140" w:rsidR="0091218A" w:rsidRDefault="00C6244C" w14:paraId="5E586FCC" w14:textId="77777777">
      <w:pPr>
        <w:spacing w:after="187" w:line="259" w:lineRule="auto"/>
        <w:ind w:right="25"/>
        <w:jc w:val="center"/>
        <w:rPr>
          <w:bCs/>
        </w:rPr>
      </w:pPr>
      <w:r w:rsidRPr="00B02140">
        <w:rPr>
          <w:bCs/>
          <w:i/>
        </w:rPr>
        <w:t>\text{fire_modifier} = \frac{2024 - \text{fire_year}}{124}, \quad \text{clamped to } [0, 1]</w:t>
      </w:r>
    </w:p>
    <w:p w:rsidRPr="00B02140" w:rsidR="0091218A" w:rsidRDefault="00C6244C" w14:paraId="01C5BCB4" w14:textId="77777777">
      <w:pPr>
        <w:spacing w:after="55" w:line="259" w:lineRule="auto"/>
        <w:ind w:left="-5" w:right="12"/>
        <w:rPr>
          <w:bCs/>
        </w:rPr>
      </w:pPr>
      <w:r w:rsidRPr="00B02140">
        <w:rPr>
          <w:bCs/>
        </w:rPr>
        <w:t>This assumes linear recovery over 124 years, with recent fires causing near-complete suppression.</w:t>
      </w:r>
    </w:p>
    <w:p w:rsidRPr="00B02140" w:rsidR="0091218A" w:rsidRDefault="00C6244C" w14:paraId="19E505D5" w14:textId="5AD766DB">
      <w:pPr>
        <w:spacing w:after="275" w:line="259" w:lineRule="auto"/>
        <w:ind w:left="-5" w:right="12"/>
      </w:pPr>
      <w:r>
        <w:t>For overlapping polygons, the most recent fire year takes precedence.</w:t>
      </w:r>
      <w:ins w:author="Jericho O'Connell" w:date="2026-05-11T03:32:00Z" w16du:dateUtc="2026-05-11T03:32:17Z" w:id="190">
        <w:r w:rsidR="6504D5B0">
          <w:t xml:space="preserve"> </w:t>
        </w:r>
      </w:ins>
      <w:ins w:author="Jericho O'Connell" w:date="2026-05-11T03:32:00Z" w16du:dateUtc="2026-05-11T03:32:21Z" w:id="191">
        <w:r w:rsidR="6504D5B0">
          <w:t xml:space="preserve">This estimate was </w:t>
        </w:r>
      </w:ins>
      <w:ins w:author="Jericho O'Connell" w:date="2026-05-11T03:32:00Z" w16du:dateUtc="2026-05-11T03:32:31Z" w:id="192">
        <w:r w:rsidR="6504D5B0">
          <w:t>seen</w:t>
        </w:r>
      </w:ins>
      <w:ins w:author="Jericho O'Connell" w:date="2026-05-11T03:32:00Z" w16du:dateUtc="2026-05-11T03:32:33Z" w:id="193">
        <w:r w:rsidR="6504D5B0">
          <w:t xml:space="preserve"> </w:t>
        </w:r>
      </w:ins>
      <w:ins w:author="Jericho O'Connell" w:date="2026-05-11T03:32:00Z" w16du:dateUtc="2026-05-11T03:32:42Z" w:id="194">
        <w:r w:rsidR="6504D5B0">
          <w:t xml:space="preserve">as </w:t>
        </w:r>
      </w:ins>
      <w:ins w:author="Jericho O'Connell" w:date="2026-05-11T03:32:00Z" w16du:dateUtc="2026-05-11T03:32:43Z" w:id="195">
        <w:r w:rsidR="6504D5B0">
          <w:t>appropriate</w:t>
        </w:r>
      </w:ins>
      <w:ins w:author="Jericho O'Connell" w:date="2026-05-11T03:33:00Z" w16du:dateUtc="2026-05-11T03:33:01Z" w:id="196">
        <w:r w:rsidR="6504D5B0">
          <w:t xml:space="preserve"> </w:t>
        </w:r>
      </w:ins>
      <w:ins w:author="Jericho O'Connell" w:date="2026-05-11T03:33:00Z" w16du:dateUtc="2026-05-11T03:33:03Z" w:id="197">
        <w:r w:rsidR="6504D5B0">
          <w:t xml:space="preserve">as </w:t>
        </w:r>
      </w:ins>
      <w:ins w:author="Jericho O'Connell" w:date="2026-05-11T03:33:00Z" w16du:dateUtc="2026-05-11T03:33:15Z" w:id="198">
        <w:r w:rsidR="6504D5B0">
          <w:t>fires</w:t>
        </w:r>
      </w:ins>
      <w:ins w:author="Jericho O'Connell" w:date="2026-05-11T03:33:00Z" w16du:dateUtc="2026-05-11T03:33:42Z" w:id="199">
        <w:r w:rsidR="32E0F6DF">
          <w:t>,</w:t>
        </w:r>
      </w:ins>
      <w:ins w:author="Jericho O'Connell" w:date="2026-05-11T03:33:00Z" w16du:dateUtc="2026-05-11T03:33:15Z" w:id="200">
        <w:r w:rsidR="6504D5B0">
          <w:t xml:space="preserve"> </w:t>
        </w:r>
      </w:ins>
      <w:ins w:author="Jericho O'Connell" w:date="2026-05-11T03:33:00Z" w16du:dateUtc="2026-05-11T03:33:42Z" w:id="201">
        <w:r w:rsidR="32E0F6DF">
          <w:t>unlike logging,</w:t>
        </w:r>
        <w:r w:rsidR="6504D5B0">
          <w:t xml:space="preserve"> </w:t>
        </w:r>
      </w:ins>
      <w:ins w:author="Jericho O'Connell" w:date="2026-05-11T03:33:00Z" w16du:dateUtc="2026-05-11T03:33:16Z" w:id="202">
        <w:r w:rsidR="6504D5B0">
          <w:t xml:space="preserve">generally </w:t>
        </w:r>
      </w:ins>
      <w:ins w:author="Jericho O'Connell" w:date="2026-05-11T03:33:00Z" w16du:dateUtc="2026-05-11T03:33:42Z" w:id="203">
        <w:r w:rsidR="580EDD7F">
          <w:t>do</w:t>
        </w:r>
      </w:ins>
      <w:ins w:author="Jericho O'Connell" w:date="2026-05-11T03:34:00Z" w16du:dateUtc="2026-05-11T03:34:02Z" w:id="204">
        <w:r w:rsidR="76FE175E">
          <w:t>es</w:t>
        </w:r>
      </w:ins>
      <w:ins w:author="Jericho O'Connell" w:date="2026-05-11T03:33:00Z" w16du:dateUtc="2026-05-11T03:33:19Z" w:id="205">
        <w:r w:rsidR="580EDD7F">
          <w:t xml:space="preserve"> not </w:t>
        </w:r>
      </w:ins>
      <w:ins w:author="Jericho O'Connell" w:date="2026-05-11T03:33:00Z" w16du:dateUtc="2026-05-11T03:33:23Z" w:id="206">
        <w:r w:rsidR="580EDD7F">
          <w:t xml:space="preserve">consume the </w:t>
        </w:r>
      </w:ins>
      <w:ins w:author="Jericho O'Connell" w:date="2026-05-11T03:33:00Z" w16du:dateUtc="2026-05-11T03:33:25Z" w:id="207">
        <w:r w:rsidR="580EDD7F">
          <w:t>full area</w:t>
        </w:r>
      </w:ins>
      <w:ins w:author="Jericho O'Connell" w:date="2026-05-11T03:33:00Z" w16du:dateUtc="2026-05-11T03:33:26Z" w:id="208">
        <w:r w:rsidR="580EDD7F">
          <w:t xml:space="preserve"> </w:t>
        </w:r>
      </w:ins>
      <w:ins w:author="Jericho O'Connell" w:date="2026-05-11T03:33:00Z" w16du:dateUtc="2026-05-11T03:33:28Z" w:id="209">
        <w:r w:rsidR="580EDD7F">
          <w:t xml:space="preserve">of a </w:t>
        </w:r>
      </w:ins>
      <w:ins w:author="Jericho O'Connell" w:date="2026-05-11T03:33:00Z" w16du:dateUtc="2026-05-11T03:33:31Z" w:id="210">
        <w:r w:rsidR="580EDD7F">
          <w:t xml:space="preserve">given </w:t>
        </w:r>
      </w:ins>
      <w:ins w:author="Jericho O'Connell" w:date="2026-05-11T03:33:00Z" w16du:dateUtc="2026-05-11T03:33:31Z" w:id="211">
        <w:r w:rsidR="580EDD7F">
          <w:t>polygon</w:t>
        </w:r>
      </w:ins>
      <w:ins w:author="Jericho O'Connell" w:date="2026-05-11T03:33:00Z" w16du:dateUtc="2026-05-11T03:33:35Z" w:id="212">
        <w:r w:rsidR="580EDD7F">
          <w:t xml:space="preserve"> and </w:t>
        </w:r>
      </w:ins>
      <w:ins w:author="Jericho O'Connell" w:date="2026-05-11T03:33:00Z" w16du:dateUtc="2026-05-11T03:33:40Z" w:id="213">
        <w:r w:rsidR="580EDD7F">
          <w:t xml:space="preserve">therefore there </w:t>
        </w:r>
      </w:ins>
      <w:ins w:author="Jericho O'Connell" w:date="2026-05-11T03:33:00Z" w16du:dateUtc="2026-05-11T03:33:42Z" w:id="214">
        <w:r w:rsidR="580EDD7F">
          <w:t xml:space="preserve">remains </w:t>
        </w:r>
      </w:ins>
      <w:ins w:author="Jericho O'Connell" w:date="2026-05-11T03:34:00Z" w16du:dateUtc="2026-05-11T03:34:09Z" w:id="215">
        <w:r w:rsidR="334F0DFA">
          <w:t>adult</w:t>
        </w:r>
      </w:ins>
      <w:ins w:author="Jericho O'Connell" w:date="2026-05-11T03:34:00Z" w16du:dateUtc="2026-05-11T03:34:27Z" w:id="216">
        <w:r w:rsidR="334F0DFA">
          <w:t xml:space="preserve"> </w:t>
        </w:r>
      </w:ins>
      <w:ins w:author="Jericho O'Connell" w:date="2026-05-11T03:34:00Z" w16du:dateUtc="2026-05-11T03:34:30Z" w:id="217">
        <w:r w:rsidR="334F0DFA">
          <w:t xml:space="preserve">individuals in the </w:t>
        </w:r>
      </w:ins>
      <w:ins w:author="Jericho O'Connell" w:date="2026-05-11T03:34:00Z" w16du:dateUtc="2026-05-11T03:34:33Z" w:id="218">
        <w:r w:rsidR="334F0DFA">
          <w:t>polygons.</w:t>
        </w:r>
      </w:ins>
    </w:p>
    <w:p w:rsidRPr="00B02140" w:rsidR="0091218A" w:rsidRDefault="00C6244C" w14:paraId="021D77F4" w14:textId="77777777">
      <w:pPr>
        <w:pStyle w:val="Heading3"/>
        <w:ind w:left="480" w:hanging="495"/>
        <w:rPr>
          <w:b w:val="0"/>
          <w:bCs/>
          <w:rPrChange w:author="Jericho O'Connell" w:date="2026-05-10T18:19:00Z" w16du:dateUtc="2026-05-11T01:19:00Z" w:id="219">
            <w:rPr/>
          </w:rPrChange>
        </w:rPr>
      </w:pPr>
      <w:r w:rsidRPr="00B02140">
        <w:rPr>
          <w:b w:val="0"/>
          <w:bCs/>
          <w:rPrChange w:author="Jericho O'Connell" w:date="2026-05-10T18:19:00Z" w16du:dateUtc="2026-05-11T01:19:00Z" w:id="220">
            <w:rPr/>
          </w:rPrChange>
        </w:rPr>
        <w:t>Elevation Suppression</w:t>
      </w:r>
    </w:p>
    <w:p w:rsidRPr="00B02140" w:rsidR="0091218A" w:rsidRDefault="00C6244C" w14:paraId="3F8F7F44" w14:textId="77777777">
      <w:pPr>
        <w:ind w:left="-5" w:right="12"/>
        <w:rPr>
          <w:bCs/>
        </w:rPr>
      </w:pPr>
      <w:r w:rsidRPr="00B02140">
        <w:rPr>
          <w:bCs/>
        </w:rPr>
        <w:t>A Copernicus GLO-30 Digital Elevation Model was used to suppress yew predictions at very low coastal elevations:</w:t>
      </w:r>
    </w:p>
    <w:p w:rsidRPr="00B02140" w:rsidR="0091218A" w:rsidRDefault="00C6244C" w14:paraId="7F12334F" w14:textId="77777777">
      <w:pPr>
        <w:spacing w:after="187" w:line="259" w:lineRule="auto"/>
        <w:ind w:right="25"/>
        <w:jc w:val="center"/>
        <w:rPr>
          <w:bCs/>
        </w:rPr>
      </w:pPr>
      <w:r w:rsidRPr="00B02140">
        <w:rPr>
          <w:bCs/>
          <w:i/>
        </w:rPr>
        <w:t>\text{elev_factor} = \text{clip}\left(\frac{\text{elevation}}{30}, 0, 1\right)</w:t>
      </w:r>
    </w:p>
    <w:p w:rsidRPr="00B02140" w:rsidR="0091218A" w:rsidRDefault="00C6244C" w14:paraId="78476C36" w14:textId="7544EC88">
      <w:pPr>
        <w:spacing w:after="211"/>
        <w:ind w:left="-5" w:right="12"/>
        <w:rPr>
          <w:ins w:author="Jericho O'Connell" w:date="2026-05-11T03:35:00Z" w16du:dateUtc="2026-05-11T03:35:29Z" w:id="221"/>
        </w:rPr>
      </w:pPr>
      <w:r>
        <w:t>This linear ramp from 0 at sea level to 1 at 30 m removed 18,434 ha of false-positive predictions from intertidal and low-coastal zones.</w:t>
      </w:r>
      <w:ins w:author="Jericho O'Connell" w:date="2026-05-11T03:34:00Z" w16du:dateUtc="2026-05-11T03:34:46Z" w:id="222">
        <w:r w:rsidR="0E17D65A">
          <w:t xml:space="preserve"> </w:t>
        </w:r>
      </w:ins>
      <w:ins w:author="Jericho O'Connell" w:date="2026-05-11T03:34:00Z" w16du:dateUtc="2026-05-11T03:34:50Z" w:id="223">
        <w:r w:rsidR="0E17D65A">
          <w:t>Where</w:t>
        </w:r>
      </w:ins>
      <w:ins w:author="Jericho O'Connell" w:date="2026-05-11T03:34:00Z" w16du:dateUtc="2026-05-11T03:34:56Z" w:id="224">
        <w:r w:rsidR="2CF412E6">
          <w:t xml:space="preserve"> </w:t>
        </w:r>
      </w:ins>
      <w:ins w:author="Jericho O'Connell" w:date="2026-05-11T03:34:00Z" w16du:dateUtc="2026-05-11T03:34:57Z" w:id="225">
        <w:r w:rsidR="2CF412E6">
          <w:t xml:space="preserve">yew, </w:t>
        </w:r>
      </w:ins>
      <w:ins w:author="Jericho O'Connell" w:date="2026-05-11T03:34:00Z" w16du:dateUtc="2026-05-11T03:34:59Z" w:id="226">
        <w:r w:rsidR="2CF412E6">
          <w:t>not</w:t>
        </w:r>
      </w:ins>
      <w:ins w:author="Jericho O'Connell" w:date="2026-05-11T03:35:00Z" w16du:dateUtc="2026-05-11T03:35:03Z" w:id="227">
        <w:r w:rsidR="2CF412E6">
          <w:t xml:space="preserve"> being salt </w:t>
        </w:r>
      </w:ins>
      <w:ins w:author="Jericho O'Connell" w:date="2026-05-11T03:35:00Z" w16du:dateUtc="2026-05-11T03:35:04Z" w:id="228">
        <w:r w:rsidR="2CF412E6">
          <w:t>tolerant</w:t>
        </w:r>
      </w:ins>
      <w:ins w:author="Jericho O'Connell" w:date="2026-05-11T03:35:00Z" w16du:dateUtc="2026-05-11T03:35:07Z" w:id="229">
        <w:r w:rsidR="2CF412E6">
          <w:t xml:space="preserve">, </w:t>
        </w:r>
      </w:ins>
      <w:ins w:author="Jericho O'Connell" w:date="2026-05-11T03:35:00Z" w16du:dateUtc="2026-05-11T03:35:10Z" w:id="230">
        <w:r w:rsidR="2CF412E6">
          <w:t xml:space="preserve">is generally not </w:t>
        </w:r>
      </w:ins>
      <w:ins w:author="Jericho O'Connell" w:date="2026-05-11T03:35:00Z" w16du:dateUtc="2026-05-11T03:35:11Z" w:id="231">
        <w:r w:rsidR="2CF412E6">
          <w:t>found.</w:t>
        </w:r>
      </w:ins>
    </w:p>
    <w:p w:rsidR="050F4AD9" w:rsidP="050F4AD9" w:rsidRDefault="050F4AD9" w14:paraId="43580C97" w14:textId="72B1C846">
      <w:pPr>
        <w:spacing w:after="211"/>
        <w:ind w:left="-5" w:right="12"/>
        <w:rPr>
          <w:ins w:author="Jericho O'Connell" w:date="2026-05-11T03:35:00Z" w16du:dateUtc="2026-05-11T03:35:29Z" w:id="232"/>
        </w:rPr>
      </w:pPr>
    </w:p>
    <w:p w:rsidR="2CF412E6" w:rsidP="38A61DEA" w:rsidRDefault="2CF412E6" w14:paraId="578108BB" w14:textId="73925812">
      <w:pPr>
        <w:spacing w:after="211"/>
        <w:ind w:left="-5" w:right="12"/>
      </w:pPr>
      <w:ins w:author="Jericho O'Connell" w:date="2026-05-11T03:35:00Z" w16du:dateUtc="2026-05-11T03:35:32Z" w:id="233">
        <w:r>
          <w:t xml:space="preserve">[! </w:t>
        </w:r>
      </w:ins>
      <w:ins w:author="Jericho O'Connell" w:date="2026-05-11T03:35:00Z" w16du:dateUtc="2026-05-11T03:35:35Z" w:id="234">
        <w:r>
          <w:t xml:space="preserve">Prompt </w:t>
        </w:r>
      </w:ins>
      <w:ins w:author="Jericho O'Connell" w:date="2026-05-11T03:35:00Z" w16du:dateUtc="2026-05-11T03:35:36Z" w:id="235">
        <w:r>
          <w:t xml:space="preserve">have a </w:t>
        </w:r>
      </w:ins>
      <w:ins w:author="Jericho O'Connell" w:date="2026-05-11T03:35:00Z" w16du:dateUtc="2026-05-11T03:35:40Z" w:id="236">
        <w:r>
          <w:t xml:space="preserve">new section </w:t>
        </w:r>
      </w:ins>
      <w:ins w:author="Jericho O'Connell" w:date="2026-05-11T03:35:00Z" w16du:dateUtc="2026-05-11T03:35:41Z" w:id="237">
        <w:r>
          <w:t xml:space="preserve">on </w:t>
        </w:r>
      </w:ins>
      <w:ins w:author="Jericho O'Connell" w:date="2026-05-11T03:35:00Z" w16du:dateUtc="2026-05-11T03:35:47Z" w:id="238">
        <w:r>
          <w:t xml:space="preserve">estimates </w:t>
        </w:r>
      </w:ins>
      <w:ins w:author="Jericho O'Connell" w:date="2026-05-11T03:35:00Z" w16du:dateUtc="2026-05-11T03:35:49Z" w:id="239">
        <w:r>
          <w:t>of loss]</w:t>
        </w:r>
      </w:ins>
    </w:p>
    <w:p w:rsidRPr="00B02140" w:rsidR="0091218A" w:rsidRDefault="00C6244C" w14:paraId="670F4009" w14:textId="77777777">
      <w:pPr>
        <w:pStyle w:val="Heading3"/>
        <w:ind w:left="480" w:hanging="495"/>
        <w:rPr>
          <w:b w:val="0"/>
          <w:bCs/>
          <w:rPrChange w:author="Jericho O'Connell" w:date="2026-05-10T18:19:00Z" w16du:dateUtc="2026-05-11T01:19:00Z" w:id="240">
            <w:rPr/>
          </w:rPrChange>
        </w:rPr>
      </w:pPr>
      <w:r w:rsidRPr="00B02140">
        <w:rPr>
          <w:b w:val="0"/>
          <w:bCs/>
          <w:rPrChange w:author="Jericho O'Connell" w:date="2026-05-10T18:19:00Z" w16du:dateUtc="2026-05-11T01:19:00Z" w:id="241">
            <w:rPr/>
          </w:rPrChange>
        </w:rPr>
        <w:t>Habitat Loss Estimation</w:t>
      </w:r>
    </w:p>
    <w:p w:rsidRPr="00B02140" w:rsidR="0091218A" w:rsidRDefault="00C6244C" w14:paraId="4F18932D" w14:textId="77777777">
      <w:pPr>
        <w:ind w:left="-5" w:right="12"/>
        <w:rPr>
          <w:bCs/>
        </w:rPr>
      </w:pPr>
      <w:r w:rsidRPr="00B02140">
        <w:rPr>
          <w:bCs/>
        </w:rPr>
        <w:t>For each BEC subzone, yew prevalence rate (</w:t>
      </w:r>
      <w:r w:rsidRPr="00B02140">
        <w:rPr>
          <w:bCs/>
          <w:i/>
        </w:rPr>
        <w:t>r</w:t>
      </w:r>
      <w:r w:rsidRPr="00B02140">
        <w:rPr>
          <w:bCs/>
        </w:rPr>
        <w:t xml:space="preserve">) was computed as the mean raw XGBoost probability across all old-growth pixels. Estimated original habitat was </w:t>
      </w:r>
      <w:r w:rsidRPr="00B02140">
        <w:rPr>
          <w:bCs/>
          <w:i/>
        </w:rPr>
        <w:t>r</w:t>
      </w:r>
      <w:r w:rsidRPr="00B02140">
        <w:rPr>
          <w:bCs/>
        </w:rPr>
        <w:t xml:space="preserve"> × (old-growth + logged pixels) × 0.01 ha/pixel. This approach uses continuous probability mass rather than binary thresholding, providing a more robust cumulative habitat area estimate.</w:t>
      </w:r>
    </w:p>
    <w:p w:rsidRPr="00B02140" w:rsidR="0091218A" w:rsidRDefault="00C6244C" w14:paraId="7CD3137D" w14:textId="77777777">
      <w:pPr>
        <w:pStyle w:val="Heading2"/>
        <w:ind w:left="330" w:hanging="345"/>
        <w:rPr>
          <w:b w:val="0"/>
          <w:bCs/>
          <w:rPrChange w:author="Jericho O'Connell" w:date="2026-05-10T18:19:00Z" w16du:dateUtc="2026-05-11T01:19:00Z" w:id="242">
            <w:rPr/>
          </w:rPrChange>
        </w:rPr>
      </w:pPr>
      <w:r w:rsidRPr="00B02140">
        <w:rPr>
          <w:b w:val="0"/>
          <w:bCs/>
          <w:rPrChange w:author="Jericho O'Connell" w:date="2026-05-10T18:19:00Z" w16du:dateUtc="2026-05-11T01:19:00Z" w:id="243">
            <w:rPr/>
          </w:rPrChange>
        </w:rPr>
        <w:t>Secondary Threat Assessment</w:t>
      </w:r>
    </w:p>
    <w:p w:rsidRPr="00B02140" w:rsidR="0091218A" w:rsidRDefault="00C6244C" w14:paraId="489FA310" w14:textId="77777777">
      <w:pPr>
        <w:spacing w:after="211"/>
        <w:ind w:left="-5" w:right="12"/>
        <w:rPr>
          <w:bCs/>
        </w:rPr>
      </w:pPr>
      <w:r w:rsidRPr="00B02140">
        <w:rPr>
          <w:bCs/>
        </w:rPr>
        <w:t>In addition to the quantitative logging and fire analysis, we reviewed the scientific literature to characterise secondary threats not directly modellable from remote sensing.</w:t>
      </w:r>
    </w:p>
    <w:p w:rsidRPr="00B02140" w:rsidR="0091218A" w:rsidRDefault="00C6244C" w14:paraId="2F3F7202" w14:textId="77777777">
      <w:pPr>
        <w:pStyle w:val="Heading3"/>
        <w:ind w:left="480" w:hanging="495"/>
        <w:rPr>
          <w:ins w:author="Jericho O'Connell" w:date="2026-05-11T03:36:00Z" w16du:dateUtc="2026-05-11T03:36:22Z" w:id="244"/>
          <w:b w:val="0"/>
          <w:rPrChange w:author="Jericho O'Connell" w:date="2026-05-10T18:19:00Z" w16du:dateUtc="2026-05-11T01:19:00Z" w:id="245">
            <w:rPr>
              <w:ins w:author="Jericho O'Connell" w:date="2026-05-11T03:36:00Z" w16du:dateUtc="2026-05-11T03:36:22Z" w:id="246"/>
            </w:rPr>
          </w:rPrChange>
        </w:rPr>
      </w:pPr>
      <w:r>
        <w:rPr>
          <w:b w:val="0"/>
          <w:rPrChange w:author="Jericho O'Connell" w:date="2026-05-10T18:19:00Z" w16du:dateUtc="2026-05-11T01:19:00Z" w:id="247">
            <w:rPr/>
          </w:rPrChange>
        </w:rPr>
        <w:t>Stream Erosion and Riparian Habitat Loss</w:t>
      </w:r>
    </w:p>
    <w:p w:rsidR="35C86839" w:rsidRDefault="35C86839" w14:paraId="363A2E6F" w14:textId="541C8EEE">
      <w:pPr>
        <w:ind w:left="480" w:hanging="495"/>
        <w:rPr>
          <w:ins w:author="Jericho O'Connell" w:date="2026-05-11T03:36:00Z" w16du:dateUtc="2026-05-11T03:36:22Z" w:id="248"/>
          <w:rPrChange w:author="Unknown" w16du:dateUtc="2026-05-11T01:19:00Z" w:id="249">
            <w:rPr>
              <w:ins w:author="Jericho O'Connell" w:date="2026-05-11T03:36:00Z" w16du:dateUtc="2026-05-11T03:36:22Z" w:id="250"/>
            </w:rPr>
          </w:rPrChange>
        </w:rPr>
        <w:pPrChange w:author="Jericho O'Connell" w:date="2026-05-11T03:36:00Z" w:id="251">
          <w:pPr>
            <w:ind w:left="480" w:hanging="495"/>
          </w:pPr>
        </w:pPrChange>
      </w:pPr>
    </w:p>
    <w:p w:rsidR="35C86839" w:rsidP="35C86839" w:rsidRDefault="3EAE731E" w14:paraId="48D9C23D" w14:textId="5EF2FA20">
      <w:ins w:author="Jericho O'Connell" w:date="2026-05-11T03:36:00Z" w16du:dateUtc="2026-05-11T03:36:26Z" w:id="252">
        <w:r>
          <w:t xml:space="preserve">[!redo </w:t>
        </w:r>
      </w:ins>
      <w:ins w:author="Jericho O'Connell" w:date="2026-05-11T03:36:00Z" w16du:dateUtc="2026-05-11T03:36:32Z" w:id="253">
        <w:r>
          <w:t>analysis</w:t>
        </w:r>
      </w:ins>
      <w:ins w:author="Jericho O'Connell" w:date="2026-05-11T03:36:00Z" w16du:dateUtc="2026-05-11T03:36:33Z" w:id="254">
        <w:r>
          <w:t>]</w:t>
        </w:r>
      </w:ins>
    </w:p>
    <w:p w:rsidRPr="00B02140" w:rsidR="0091218A" w:rsidRDefault="00C6244C" w14:paraId="30057E5C" w14:textId="77777777">
      <w:pPr>
        <w:spacing w:after="211"/>
        <w:ind w:left="-5" w:right="12"/>
        <w:rPr>
          <w:bCs/>
        </w:rPr>
      </w:pPr>
      <w:r w:rsidRPr="00B02140">
        <w:rPr>
          <w:bCs/>
        </w:rPr>
        <w:t xml:space="preserve">Pacific yew preferentially occupies moist riparian zones (Busing et al. 1995). Logging-driven hydrological changes increase peak flows by 20–50% (Hartman &amp; Scrivener 1990), causing channel widening proportional to </w:t>
      </w:r>
      <w:r w:rsidRPr="00B02140">
        <w:rPr>
          <w:bCs/>
          <w:i/>
        </w:rPr>
        <w:t>W \propto Q^{0.5}</w:t>
      </w:r>
      <w:r w:rsidRPr="00B02140">
        <w:rPr>
          <w:bCs/>
        </w:rPr>
        <w:t xml:space="preserve"> (Leopold &amp; Maddock 1953). A water buffer sensitivity analysis was run across all 42 tiles with available grid data: applying binary morphological dilation (3 pixels = 30 m) to all water category pixels, then summing yew probability mass in the buffered old-growth pixels. This yielded </w:t>
      </w:r>
      <w:r w:rsidRPr="00B02140">
        <w:rPr>
          <w:bCs/>
          <w:rPrChange w:author="Jericho O'Connell" w:date="2026-05-10T18:19:00Z" w16du:dateUtc="2026-05-11T01:19:00Z" w:id="255">
            <w:rPr>
              <w:b/>
            </w:rPr>
          </w:rPrChange>
        </w:rPr>
        <w:t>1,717 ha</w:t>
      </w:r>
      <w:r w:rsidRPr="00B02140">
        <w:rPr>
          <w:bCs/>
        </w:rPr>
        <w:t xml:space="preserve"> of yew probability mass at risk from riparian erosion (5.9% of the 29,028 ha remaining in sampled tiles).</w:t>
      </w:r>
    </w:p>
    <w:p w:rsidRPr="00B02140" w:rsidR="0091218A" w:rsidRDefault="00C6244C" w14:paraId="5DCD5BC6" w14:textId="77777777">
      <w:pPr>
        <w:pStyle w:val="Heading3"/>
        <w:ind w:left="480" w:hanging="495"/>
        <w:rPr>
          <w:b w:val="0"/>
          <w:bCs/>
          <w:rPrChange w:author="Jericho O'Connell" w:date="2026-05-10T18:19:00Z" w16du:dateUtc="2026-05-11T01:19:00Z" w:id="256">
            <w:rPr/>
          </w:rPrChange>
        </w:rPr>
      </w:pPr>
      <w:r w:rsidRPr="00B02140">
        <w:rPr>
          <w:b w:val="0"/>
          <w:bCs/>
          <w:rPrChange w:author="Jericho O'Connell" w:date="2026-05-10T18:19:00Z" w16du:dateUtc="2026-05-11T01:19:00Z" w:id="257">
            <w:rPr/>
          </w:rPrChange>
        </w:rPr>
        <w:t>Sea-Level Rise and Saltwater Intrusion</w:t>
      </w:r>
    </w:p>
    <w:p w:rsidRPr="00B02140" w:rsidR="0091218A" w:rsidRDefault="00C6244C" w14:paraId="2A46984B" w14:textId="77777777">
      <w:pPr>
        <w:spacing w:after="211"/>
        <w:ind w:left="-5" w:right="12"/>
        <w:rPr>
          <w:bCs/>
        </w:rPr>
      </w:pPr>
      <w:r w:rsidRPr="00B02140">
        <w:rPr>
          <w:bCs/>
        </w:rPr>
        <w:t>Pacific yew is not salt-tolerant; saline groundwater intrusion kills root systems. Habitat below 1.0– 1.5 m elevation in 50-year projections faces 100% loss, with an additional 15–20 m inland buffer for saltwater intrusion effects. Our elevation suppression (§2.5.3) captures current low-elevation effects but does not project future sea-level scenarios.</w:t>
      </w:r>
    </w:p>
    <w:p w:rsidRPr="00B02140" w:rsidR="0091218A" w:rsidRDefault="00C6244C" w14:paraId="714D3528" w14:textId="77777777">
      <w:pPr>
        <w:pStyle w:val="Heading3"/>
        <w:ind w:left="476" w:hanging="491"/>
        <w:rPr>
          <w:b w:val="0"/>
          <w:bCs/>
          <w:rPrChange w:author="Jericho O'Connell" w:date="2026-05-10T18:19:00Z" w16du:dateUtc="2026-05-11T01:19:00Z" w:id="258">
            <w:rPr/>
          </w:rPrChange>
        </w:rPr>
      </w:pPr>
      <w:r w:rsidRPr="00B02140">
        <w:rPr>
          <w:b w:val="0"/>
          <w:bCs/>
          <w:rPrChange w:author="Jericho O'Connell" w:date="2026-05-10T18:19:00Z" w16du:dateUtc="2026-05-11T01:19:00Z" w:id="259">
            <w:rPr/>
          </w:rPrChange>
        </w:rPr>
        <w:t>Yew Big Bud Mite (Cecidophyopsis psilaspis)</w:t>
      </w:r>
    </w:p>
    <w:p w:rsidRPr="00B02140" w:rsidR="0091218A" w:rsidRDefault="00C6244C" w14:paraId="39FD3D69" w14:textId="497BB6DA">
      <w:pPr>
        <w:spacing w:after="211"/>
        <w:ind w:left="-5" w:right="12"/>
      </w:pPr>
      <w:r>
        <w:t xml:space="preserve">This eriophyid mite causes bud galls on </w:t>
      </w:r>
      <w:r w:rsidRPr="26218E23">
        <w:rPr>
          <w:i/>
          <w:iCs/>
        </w:rPr>
        <w:t>Taxus</w:t>
      </w:r>
      <w:r>
        <w:t xml:space="preserve"> species, with terminal bud mortality averaging over 20% in infested coastal BC populations, reducing growth rates by ~20% and seed (aril) production by ~25%.</w:t>
      </w:r>
      <w:ins w:author="Jericho O'Connell" w:date="2026-05-11T03:37:00Z" w16du:dateUtc="2026-05-11T03:37:28Z" w:id="260">
        <w:r w:rsidR="406B4EC1">
          <w:t xml:space="preserve"> </w:t>
        </w:r>
      </w:ins>
      <w:ins w:author="Jericho O'Connell" w:date="2026-05-11T03:37:00Z" w16du:dateUtc="2026-05-11T03:37:31Z" w:id="261">
        <w:r w:rsidR="406B4EC1">
          <w:t xml:space="preserve">[! </w:t>
        </w:r>
      </w:ins>
      <w:ins w:author="Jericho O'Connell" w:date="2026-05-11T03:37:00Z" w16du:dateUtc="2026-05-11T03:37:32Z" w:id="262">
        <w:r w:rsidR="406B4EC1">
          <w:t>Cite]</w:t>
        </w:r>
      </w:ins>
    </w:p>
    <w:p w:rsidRPr="00B02140" w:rsidR="0091218A" w:rsidRDefault="00C6244C" w14:paraId="4329C4FA" w14:textId="77777777">
      <w:pPr>
        <w:pStyle w:val="Heading3"/>
        <w:ind w:left="480" w:hanging="495"/>
        <w:rPr>
          <w:b w:val="0"/>
          <w:bCs/>
          <w:rPrChange w:author="Jericho O'Connell" w:date="2026-05-10T18:19:00Z" w16du:dateUtc="2026-05-11T01:19:00Z" w:id="263">
            <w:rPr/>
          </w:rPrChange>
        </w:rPr>
      </w:pPr>
      <w:r w:rsidRPr="00B02140">
        <w:rPr>
          <w:b w:val="0"/>
          <w:bCs/>
          <w:rPrChange w:author="Jericho O'Connell" w:date="2026-05-10T18:19:00Z" w16du:dateUtc="2026-05-11T01:19:00Z" w:id="264">
            <w:rPr/>
          </w:rPrChange>
        </w:rPr>
        <w:t>Ungulate Browsing</w:t>
      </w:r>
    </w:p>
    <w:p w:rsidRPr="00B02140" w:rsidR="0091218A" w:rsidRDefault="00C6244C" w14:paraId="347690E0" w14:textId="532C49EF">
      <w:pPr>
        <w:spacing w:after="211"/>
        <w:ind w:left="-5" w:right="12"/>
      </w:pPr>
      <w:r>
        <w:t>Wild ungulates preferentially browse Pacific yew foliage in winter. Browsing pressure causes 60– 80% seedling/sapling mortality in areas with high ungulate density (&gt;10 deer/km²), creating a "browsing ceiling" that prevents recruitment to the established understorey stage.</w:t>
      </w:r>
      <w:ins w:author="Jericho O'Connell" w:date="2026-05-11T03:37:00Z" w16du:dateUtc="2026-05-11T03:37:47Z" w:id="265">
        <w:r w:rsidR="002017D5">
          <w:t xml:space="preserve"> [!cite]</w:t>
        </w:r>
      </w:ins>
    </w:p>
    <w:p w:rsidRPr="00B02140" w:rsidR="0091218A" w:rsidRDefault="00C6244C" w14:paraId="43A0A3FD" w14:textId="77777777">
      <w:pPr>
        <w:pStyle w:val="Heading3"/>
        <w:ind w:left="476" w:hanging="491"/>
        <w:rPr>
          <w:b w:val="0"/>
          <w:bCs/>
          <w:rPrChange w:author="Jericho O'Connell" w:date="2026-05-10T18:19:00Z" w16du:dateUtc="2026-05-11T01:19:00Z" w:id="266">
            <w:rPr/>
          </w:rPrChange>
        </w:rPr>
      </w:pPr>
      <w:r w:rsidRPr="00B02140">
        <w:rPr>
          <w:b w:val="0"/>
          <w:bCs/>
          <w:rPrChange w:author="Jericho O'Connell" w:date="2026-05-10T18:19:00Z" w16du:dateUtc="2026-05-11T01:19:00Z" w:id="267">
            <w:rPr/>
          </w:rPrChange>
        </w:rPr>
        <w:t>Wildfire Frequency Increase</w:t>
      </w:r>
    </w:p>
    <w:p w:rsidRPr="00B02140" w:rsidR="0091218A" w:rsidRDefault="00C6244C" w14:paraId="04BFE6BF" w14:textId="77777777">
      <w:pPr>
        <w:spacing w:after="211"/>
        <w:ind w:left="-5" w:right="12"/>
        <w:rPr>
          <w:bCs/>
        </w:rPr>
      </w:pPr>
      <w:r w:rsidRPr="00B02140">
        <w:rPr>
          <w:bCs/>
        </w:rPr>
        <w:t>Climate change is projected to reduce fire return intervals in drier maritime subzones to 80–120 years, potentially preventing populations from reaching reproductive maturity (~80–100 years) between successive fires.</w:t>
      </w:r>
    </w:p>
    <w:p w:rsidRPr="00B02140" w:rsidR="0091218A" w:rsidRDefault="00C6244C" w14:paraId="5103EBF3" w14:textId="77777777">
      <w:pPr>
        <w:pStyle w:val="Heading3"/>
        <w:ind w:left="480" w:hanging="495"/>
        <w:rPr>
          <w:b w:val="0"/>
          <w:bCs/>
          <w:rPrChange w:author="Jericho O'Connell" w:date="2026-05-10T18:19:00Z" w16du:dateUtc="2026-05-11T01:19:00Z" w:id="268">
            <w:rPr/>
          </w:rPrChange>
        </w:rPr>
      </w:pPr>
      <w:r w:rsidRPr="00B02140">
        <w:rPr>
          <w:b w:val="0"/>
          <w:bCs/>
          <w:rPrChange w:author="Jericho O'Connell" w:date="2026-05-10T18:19:00Z" w16du:dateUtc="2026-05-11T01:19:00Z" w:id="269">
            <w:rPr/>
          </w:rPrChange>
        </w:rPr>
        <w:t>Historical Taxol Bark Harvest</w:t>
      </w:r>
    </w:p>
    <w:p w:rsidRPr="00B02140" w:rsidR="0091218A" w:rsidRDefault="00C6244C" w14:paraId="1E7FBCD2" w14:textId="77777777">
      <w:pPr>
        <w:spacing w:after="278"/>
        <w:ind w:left="-5" w:right="12"/>
        <w:rPr>
          <w:bCs/>
        </w:rPr>
      </w:pPr>
      <w:r w:rsidRPr="00B02140">
        <w:rPr>
          <w:bCs/>
        </w:rPr>
        <w:t>Between 1989 and 1993, at peak harvest (1991), an estimated 360,000 mature yew trees per year were felled across the Pacific Northwest for paclitaxel extraction. Treating a single cancer patient required the bark of six 100+-year-old trees. This harvest was not spatially documented in GIS and cannot be directly modelled, but its legacy is embedded in the depleted large-tree cohort documented in §3.11.</w:t>
      </w:r>
    </w:p>
    <w:p w:rsidRPr="00B02140" w:rsidR="0091218A" w:rsidRDefault="00C6244C" w14:paraId="257B7B37" w14:textId="77777777">
      <w:pPr>
        <w:pStyle w:val="Heading2"/>
        <w:ind w:left="330" w:hanging="345"/>
        <w:rPr>
          <w:b w:val="0"/>
          <w:bCs/>
          <w:rPrChange w:author="Jericho O'Connell" w:date="2026-05-10T18:19:00Z" w16du:dateUtc="2026-05-11T01:19:00Z" w:id="270">
            <w:rPr/>
          </w:rPrChange>
        </w:rPr>
      </w:pPr>
      <w:r w:rsidRPr="00B02140">
        <w:rPr>
          <w:b w:val="0"/>
          <w:bCs/>
          <w:rPrChange w:author="Jericho O'Connell" w:date="2026-05-10T18:19:00Z" w16du:dateUtc="2026-05-11T01:19:00Z" w:id="271">
            <w:rPr/>
          </w:rPrChange>
        </w:rPr>
        <w:t>Field Sampling of Population Size Structure</w:t>
      </w:r>
    </w:p>
    <w:p w:rsidRPr="00B02140" w:rsidR="0091218A" w:rsidRDefault="00C6244C" w14:paraId="0D32A5EE" w14:textId="77777777">
      <w:pPr>
        <w:ind w:left="-5" w:right="12"/>
        <w:rPr>
          <w:bCs/>
        </w:rPr>
      </w:pPr>
      <w:r w:rsidRPr="00B02140">
        <w:rPr>
          <w:bCs/>
        </w:rPr>
        <w:t xml:space="preserve">To ground-truth population age structure independently of remote sensing, circumference at breast height (CBH, measured at 1.3 m above ground) was recorded for </w:t>
      </w:r>
      <w:r w:rsidRPr="00B02140">
        <w:rPr>
          <w:bCs/>
          <w:i/>
        </w:rPr>
        <w:t>n</w:t>
      </w:r>
      <w:r w:rsidRPr="00B02140">
        <w:rPr>
          <w:bCs/>
        </w:rPr>
        <w:t xml:space="preserve"> = 120 Pacific yew individuals at [INSERT FIELD SITE(S)] in [INSERT MONTH, YEAR]. All yew stems ≥ 1 cm CBH within [INSERT SAMPLING PROTOCOL] were measured; multi-stemmed individuals were recorded as separate stems where stems arose below breast height.</w:t>
      </w:r>
    </w:p>
    <w:p w:rsidRPr="00B02140" w:rsidR="0091218A" w:rsidRDefault="00C6244C" w14:paraId="6B1450BC" w14:textId="77777777">
      <w:pPr>
        <w:ind w:left="-5" w:right="12"/>
        <w:rPr>
          <w:bCs/>
        </w:rPr>
      </w:pPr>
      <w:r w:rsidRPr="00B02140">
        <w:rPr>
          <w:bCs/>
        </w:rPr>
        <w:t>CBH measurements were converted to diameter at breast height (DBH) using the standard geometric relationship:</w:t>
      </w:r>
    </w:p>
    <w:p w:rsidRPr="00B02140" w:rsidR="0091218A" w:rsidRDefault="00C6244C" w14:paraId="056A1BC2" w14:textId="77777777">
      <w:pPr>
        <w:spacing w:after="187" w:line="259" w:lineRule="auto"/>
        <w:ind w:right="26"/>
        <w:jc w:val="center"/>
        <w:rPr>
          <w:bCs/>
        </w:rPr>
      </w:pPr>
      <w:r w:rsidRPr="00B02140">
        <w:rPr>
          <w:bCs/>
          <w:i/>
        </w:rPr>
        <w:t>\text{DBH (cm)} = \frac{\text{CBH (cm)}}{\pi}</w:t>
      </w:r>
    </w:p>
    <w:p w:rsidRPr="00B02140" w:rsidR="0091218A" w:rsidRDefault="00C6244C" w14:paraId="52B7A4D6" w14:textId="77777777">
      <w:pPr>
        <w:spacing w:after="278"/>
        <w:ind w:left="-5" w:right="12"/>
        <w:rPr>
          <w:ins w:author="Jericho O'Connell" w:date="2026-05-11T03:39:00Z" w16du:dateUtc="2026-05-11T03:39:00Z" w:id="272"/>
        </w:rPr>
      </w:pPr>
      <w:r>
        <w:t xml:space="preserve">Size-class structure was compared against the de Liocourt (1898) reverse-J model, which describes the expected stem frequency distribution in a balanced, self-sustaining uneven-aged forest. For Pacific yew in intact old-growth CWH and ICH stands, Bolsinger &amp; Jaramillo (1990) and Graham (1994) document </w:t>
      </w:r>
      <w:r w:rsidRPr="4E79D161">
        <w:rPr>
          <w:i/>
          <w:iCs/>
        </w:rPr>
        <w:t>q</w:t>
      </w:r>
      <w:r>
        <w:t xml:space="preserve"> ≈ 1.4–1.6 per 10-cm class, with approximately 45–55% of stems in the &lt;10 cm DBH class. We used </w:t>
      </w:r>
      <w:r w:rsidRPr="4E79D161">
        <w:rPr>
          <w:i/>
          <w:iCs/>
        </w:rPr>
        <w:t>q</w:t>
      </w:r>
      <w:r>
        <w:t xml:space="preserve"> = 1.5 as the central reference value, scaled to the observed sample size. A negative-exponential model of the form </w:t>
      </w:r>
      <w:r w:rsidRPr="4E79D161">
        <w:rPr>
          <w:i/>
          <w:iCs/>
        </w:rPr>
        <w:t>N</w:t>
      </w:r>
      <w:r>
        <w:t xml:space="preserve">(x) = </w:t>
      </w:r>
      <w:r w:rsidRPr="4E79D161">
        <w:rPr>
          <w:i/>
          <w:iCs/>
        </w:rPr>
        <w:t>N</w:t>
      </w:r>
      <w:r>
        <w:t xml:space="preserve">₀ · e^(−b·x) was fitted by non-linear least squares to observed 10-cm DBH classes ≥ 30 cm — the classes least affected by any recruitment anomalies — to yield an empirical </w:t>
      </w:r>
      <w:r w:rsidRPr="4E79D161">
        <w:rPr>
          <w:i/>
          <w:iCs/>
        </w:rPr>
        <w:t>q</w:t>
      </w:r>
      <w:r>
        <w:t xml:space="preserve"> from the adult size structure. A two-sample Kolmogorov–Smirnov test was used to assess whether the observed distribution differed significantly from a reference distribution simulated from the </w:t>
      </w:r>
      <w:r w:rsidRPr="4E79D161">
        <w:rPr>
          <w:i/>
          <w:iCs/>
        </w:rPr>
        <w:t>q</w:t>
      </w:r>
      <w:r>
        <w:t xml:space="preserve"> = 1.5 model (</w:t>
      </w:r>
      <w:r w:rsidRPr="4E79D161">
        <w:rPr>
          <w:i/>
          <w:iCs/>
        </w:rPr>
        <w:t>n</w:t>
      </w:r>
      <w:r>
        <w:t xml:space="preserve"> = 2,000 draws).</w:t>
      </w:r>
    </w:p>
    <w:p w:rsidR="4E79D161" w:rsidP="4E79D161" w:rsidRDefault="4E79D161" w14:paraId="77855A9E" w14:textId="2D50DACC">
      <w:pPr>
        <w:spacing w:after="278"/>
        <w:ind w:left="-5" w:right="12"/>
        <w:rPr>
          <w:ins w:author="Jericho O'Connell" w:date="2026-05-11T03:39:00Z" w16du:dateUtc="2026-05-11T03:39:00Z" w:id="273"/>
        </w:rPr>
      </w:pPr>
    </w:p>
    <w:p w:rsidR="28A07453" w:rsidP="57934E65" w:rsidRDefault="28A07453" w14:paraId="6B7BC973" w14:textId="3169ED0A">
      <w:pPr>
        <w:spacing w:after="278"/>
        <w:ind w:left="-5" w:right="12"/>
      </w:pPr>
      <w:ins w:author="Jericho O'Connell" w:date="2026-05-11T03:39:00Z" w16du:dateUtc="2026-05-11T03:39:08Z" w:id="274">
        <w:r>
          <w:t>[check this is correct]</w:t>
        </w:r>
      </w:ins>
    </w:p>
    <w:p w:rsidRPr="00B02140" w:rsidR="0091218A" w:rsidRDefault="00C6244C" w14:paraId="6A3B8AE5" w14:textId="77777777">
      <w:pPr>
        <w:pStyle w:val="Heading2"/>
        <w:ind w:left="330" w:hanging="345"/>
        <w:rPr>
          <w:b w:val="0"/>
          <w:bCs/>
          <w:rPrChange w:author="Jericho O'Connell" w:date="2026-05-10T18:19:00Z" w16du:dateUtc="2026-05-11T01:19:00Z" w:id="275">
            <w:rPr/>
          </w:rPrChange>
        </w:rPr>
      </w:pPr>
      <w:r w:rsidRPr="00B02140">
        <w:rPr>
          <w:b w:val="0"/>
          <w:bCs/>
          <w:rPrChange w:author="Jericho O'Connell" w:date="2026-05-10T18:19:00Z" w16du:dateUtc="2026-05-11T01:19:00Z" w:id="276">
            <w:rPr/>
          </w:rPrChange>
        </w:rPr>
        <w:t>Interactive Web Map</w:t>
      </w:r>
    </w:p>
    <w:p w:rsidRPr="00B02140" w:rsidR="0091218A" w:rsidRDefault="00C6244C" w14:paraId="094C5547" w14:textId="77777777">
      <w:pPr>
        <w:spacing w:after="0"/>
        <w:ind w:left="-5" w:right="12"/>
        <w:rPr>
          <w:bCs/>
        </w:rPr>
      </w:pPr>
      <w:r w:rsidRPr="00B02140">
        <w:rPr>
          <w:bCs/>
        </w:rPr>
        <w:t>Results are presented via an interactive Leaflet.js web map hosted on GitHub Pages (</w:t>
      </w:r>
      <w:hyperlink r:id="rId10">
        <w:r w:rsidRPr="00B02140">
          <w:rPr>
            <w:bCs/>
            <w:color w:val="1A4A8A"/>
            <w:u w:val="single" w:color="1A4A8A"/>
          </w:rPr>
          <w:t>jerichooconnell.github.io/yew_project</w:t>
        </w:r>
      </w:hyperlink>
      <w:r w:rsidRPr="00B02140">
        <w:rPr>
          <w:bCs/>
        </w:rPr>
        <w:t>). The map displays yew probability overlays for all 99 tiles, VRI-derived logging age class rasters, 5,700 historical fire polygons ≥100 ha (1900–2024) colourcoded by age, 480 provincial protected areas, and a crowd-sourced field observation reporting interface.</w:t>
      </w:r>
    </w:p>
    <w:p w:rsidRPr="00B02140" w:rsidR="0091218A" w:rsidRDefault="00C6244C" w14:paraId="50702F5A" w14:textId="574D9289">
      <w:pPr>
        <w:spacing w:after="471" w:line="259" w:lineRule="auto"/>
        <w:ind w:left="0" w:firstLine="0"/>
        <w:jc w:val="left"/>
      </w:pPr>
      <w:r w:rsidRPr="00B02140">
        <w:rPr>
          <w:rFonts w:ascii="Calibri" w:hAnsi="Calibri" w:eastAsia="Calibri" w:cs="Calibri"/>
          <w:bCs/>
          <w:noProof/>
          <w:color w:val="000000"/>
        </w:rPr>
        <mc:AlternateContent>
          <mc:Choice Requires="wpg">
            <w:drawing>
              <wp:inline distT="0" distB="0" distL="0" distR="0" wp14:anchorId="3C186502" wp14:editId="0EE7BF98">
                <wp:extent cx="5607600" cy="9525"/>
                <wp:effectExtent l="0" t="0" r="0" b="0"/>
                <wp:docPr id="22784" name="Group 22784">
                  <a:extLst xmlns:a="http://schemas.openxmlformats.org/drawingml/2006/main">
                    <a:ext uri="{FF2B5EF4-FFF2-40B4-BE49-F238E27FC236}">
                      <a16:creationId xmlns:a16="http://schemas.microsoft.com/office/drawing/2014/main" id="{D04B73C3-3680-4293-86E7-9BF9AEC903C3}"/>
                    </a:ext>
                  </a:extLst>
                </wp:docPr>
                <wp:cNvGraphicFramePr/>
                <a:graphic xmlns:a="http://schemas.openxmlformats.org/drawingml/2006/main">
                  <a:graphicData uri="http://schemas.microsoft.com/office/word/2010/wordprocessingGroup">
                    <wpg:wgp>
                      <wpg:cNvGrpSpPr/>
                      <wpg:grpSpPr>
                        <a:xfrm>
                          <a:off x="0" y="0"/>
                          <a:ext cx="5607600" cy="9525"/>
                          <a:chOff x="0" y="0"/>
                          <a:chExt cx="5607600" cy="9525"/>
                        </a:xfrm>
                      </wpg:grpSpPr>
                      <wps:wsp>
                        <wps:cNvPr id="28646" name="Shape 28646"/>
                        <wps:cNvSpPr/>
                        <wps:spPr>
                          <a:xfrm>
                            <a:off x="0" y="0"/>
                            <a:ext cx="5607600" cy="9525"/>
                          </a:xfrm>
                          <a:custGeom>
                            <a:avLst/>
                            <a:gdLst/>
                            <a:ahLst/>
                            <a:cxnLst/>
                            <a:rect l="0" t="0" r="0" b="0"/>
                            <a:pathLst>
                              <a:path w="5607600" h="9525">
                                <a:moveTo>
                                  <a:pt x="0" y="0"/>
                                </a:moveTo>
                                <a:lnTo>
                                  <a:pt x="5607600" y="0"/>
                                </a:lnTo>
                                <a:lnTo>
                                  <a:pt x="5607600" y="9525"/>
                                </a:lnTo>
                                <a:lnTo>
                                  <a:pt x="0" y="9525"/>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g:wgp>
                  </a:graphicData>
                </a:graphic>
              </wp:inline>
            </w:drawing>
          </mc:Choice>
          <mc:Fallback>
            <w:pict>
              <v:group id="Group 22784" style="width:441.55pt;height:.75pt;mso-position-horizontal-relative:char;mso-position-vertical-relative:line" coordsize="56076,95" o:spid="_x0000_s1026" w14:anchorId="385BF0C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">
                <v:shape id="Shape 28646" style="position:absolute;width:56076;height:95;visibility:visible;mso-wrap-style:square;v-text-anchor:top" coordsize="5607600,9525" o:spid="_x0000_s1027" fillcolor="#ccc" stroked="f" strokeweight="0" path="m,l5607600,r,9525l,9525,,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">
                  <v:stroke miterlimit="83231f" joinstyle="miter"/>
                  <v:path textboxrect="0,0,5607600,9525" arrowok="t"/>
                </v:shape>
                <w10:anchorlock/>
              </v:group>
            </w:pict>
          </mc:Fallback>
        </mc:AlternateContent>
      </w:r>
      <w:ins w:author="Jericho O'Connell" w:date="2026-05-11T03:39:00Z" w16du:dateUtc="2026-05-11T03:39:30Z" w:id="277">
        <w:r w:rsidR="5BDDEF4D">
          <w:t xml:space="preserve">[!crowd </w:t>
        </w:r>
      </w:ins>
      <w:ins w:author="Jericho O'Connell" w:date="2026-05-11T03:39:00Z" w16du:dateUtc="2026-05-11T03:39:32Z" w:id="278">
        <w:r w:rsidR="5BDDEF4D">
          <w:t xml:space="preserve">sourcing </w:t>
        </w:r>
      </w:ins>
      <w:ins w:author="Jericho O'Connell" w:date="2026-05-11T03:39:00Z" w16du:dateUtc="2026-05-11T03:39:34Z" w:id="279">
        <w:r w:rsidR="5BDDEF4D">
          <w:t>data]</w:t>
        </w:r>
      </w:ins>
    </w:p>
    <w:p w:rsidRPr="00B02140" w:rsidR="0091218A" w:rsidRDefault="00C6244C" w14:paraId="7AD57020" w14:textId="77777777">
      <w:pPr>
        <w:pStyle w:val="Heading1"/>
        <w:ind w:left="245" w:hanging="260"/>
        <w:rPr>
          <w:b w:val="0"/>
          <w:bCs/>
          <w:rPrChange w:author="Jericho O'Connell" w:date="2026-05-10T18:19:00Z" w16du:dateUtc="2026-05-11T01:19:00Z" w:id="280">
            <w:rPr/>
          </w:rPrChange>
        </w:rPr>
      </w:pPr>
      <w:r w:rsidRPr="00B02140">
        <w:rPr>
          <w:b w:val="0"/>
          <w:bCs/>
          <w:rPrChange w:author="Jericho O'Connell" w:date="2026-05-10T18:19:00Z" w16du:dateUtc="2026-05-11T01:19:00Z" w:id="281">
            <w:rPr/>
          </w:rPrChange>
        </w:rPr>
        <w:t>Results</w:t>
      </w:r>
    </w:p>
    <w:p w:rsidRPr="00B02140" w:rsidR="0091218A" w:rsidRDefault="00C6244C" w14:paraId="693B730F" w14:textId="77777777">
      <w:pPr>
        <w:spacing w:after="370" w:line="259" w:lineRule="auto"/>
        <w:ind w:left="0" w:firstLine="0"/>
        <w:jc w:val="left"/>
        <w:rPr>
          <w:bCs/>
        </w:rPr>
      </w:pPr>
      <w:r w:rsidRPr="00B02140">
        <w:rPr>
          <w:rFonts w:ascii="Calibri" w:hAnsi="Calibri" w:eastAsia="Calibri" w:cs="Calibri"/>
          <w:bCs/>
          <w:noProof/>
          <w:color w:val="000000"/>
        </w:rPr>
        <mc:AlternateContent>
          <mc:Choice Requires="wpg">
            <w:drawing>
              <wp:inline distT="0" distB="0" distL="0" distR="0" wp14:anchorId="6BADD0BB" wp14:editId="062D7DB7">
                <wp:extent cx="5607600" cy="9525"/>
                <wp:effectExtent l="0" t="0" r="0" b="0"/>
                <wp:docPr id="22785" name="Group 22785">
                  <a:extLst xmlns:a="http://schemas.openxmlformats.org/drawingml/2006/main">
                    <a:ext uri="{FF2B5EF4-FFF2-40B4-BE49-F238E27FC236}">
                      <a16:creationId xmlns:a16="http://schemas.microsoft.com/office/drawing/2014/main" id="{157DF6D7-BB65-432C-AB34-4E1EEFFF89BE}"/>
                    </a:ext>
                  </a:extLst>
                </wp:docPr>
                <wp:cNvGraphicFramePr/>
                <a:graphic xmlns:a="http://schemas.openxmlformats.org/drawingml/2006/main">
                  <a:graphicData uri="http://schemas.microsoft.com/office/word/2010/wordprocessingGroup">
                    <wpg:wgp>
                      <wpg:cNvGrpSpPr/>
                      <wpg:grpSpPr>
                        <a:xfrm>
                          <a:off x="0" y="0"/>
                          <a:ext cx="5607600" cy="9525"/>
                          <a:chOff x="0" y="0"/>
                          <a:chExt cx="5607600" cy="9525"/>
                        </a:xfrm>
                      </wpg:grpSpPr>
                      <wps:wsp>
                        <wps:cNvPr id="28650" name="Shape 28650"/>
                        <wps:cNvSpPr/>
                        <wps:spPr>
                          <a:xfrm>
                            <a:off x="0" y="0"/>
                            <a:ext cx="5607600" cy="9525"/>
                          </a:xfrm>
                          <a:custGeom>
                            <a:avLst/>
                            <a:gdLst/>
                            <a:ahLst/>
                            <a:cxnLst/>
                            <a:rect l="0" t="0" r="0" b="0"/>
                            <a:pathLst>
                              <a:path w="5607600" h="9525">
                                <a:moveTo>
                                  <a:pt x="0" y="0"/>
                                </a:moveTo>
                                <a:lnTo>
                                  <a:pt x="5607600" y="0"/>
                                </a:lnTo>
                                <a:lnTo>
                                  <a:pt x="5607600" y="9525"/>
                                </a:lnTo>
                                <a:lnTo>
                                  <a:pt x="0" y="9525"/>
                                </a:lnTo>
                                <a:lnTo>
                                  <a:pt x="0" y="0"/>
                                </a:lnTo>
                              </a:path>
                            </a:pathLst>
                          </a:custGeom>
                          <a:ln w="0" cap="flat">
                            <a:miter lim="127000"/>
                          </a:ln>
                        </wps:spPr>
                        <wps:style>
                          <a:lnRef idx="0">
                            <a:srgbClr val="000000">
                              <a:alpha val="0"/>
                            </a:srgbClr>
                          </a:lnRef>
                          <a:fillRef idx="1">
                            <a:srgbClr val="AAAAAA"/>
                          </a:fillRef>
                          <a:effectRef idx="0">
                            <a:scrgbClr r="0" g="0" b="0"/>
                          </a:effectRef>
                          <a:fontRef idx="none"/>
                        </wps:style>
                        <wps:bodyPr/>
                      </wps:wsp>
                    </wpg:wgp>
                  </a:graphicData>
                </a:graphic>
              </wp:inline>
            </w:drawing>
          </mc:Choice>
          <mc:Fallback>
            <w:pict>
              <v:group id="Group 22785" style="width:441.55pt;height:.75pt;mso-position-horizontal-relative:char;mso-position-vertical-relative:line" coordsize="56076,95" o:spid="_x0000_s1026" w14:anchorId="39F917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">
                <v:shape id="Shape 28650" style="position:absolute;width:56076;height:95;visibility:visible;mso-wrap-style:square;v-text-anchor:top" coordsize="5607600,9525" o:spid="_x0000_s1027" fillcolor="#aaa" stroked="f" strokeweight="0" path="m,l5607600,r,9525l,9525,,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">
                  <v:stroke miterlimit="83231f" joinstyle="miter"/>
                  <v:path textboxrect="0,0,5607600,9525" arrowok="t"/>
                </v:shape>
                <w10:anchorlock/>
              </v:group>
            </w:pict>
          </mc:Fallback>
        </mc:AlternateContent>
      </w:r>
    </w:p>
    <w:p w:rsidRPr="00B02140" w:rsidR="0091218A" w:rsidRDefault="00C6244C" w14:paraId="28B9F4F8" w14:textId="77777777">
      <w:pPr>
        <w:pStyle w:val="Heading2"/>
        <w:ind w:left="330" w:hanging="345"/>
        <w:rPr>
          <w:b w:val="0"/>
          <w:bCs/>
          <w:rPrChange w:author="Jericho O'Connell" w:date="2026-05-10T18:19:00Z" w16du:dateUtc="2026-05-11T01:19:00Z" w:id="282">
            <w:rPr/>
          </w:rPrChange>
        </w:rPr>
      </w:pPr>
      <w:r w:rsidRPr="00B02140">
        <w:rPr>
          <w:b w:val="0"/>
          <w:bCs/>
          <w:rPrChange w:author="Jericho O'Connell" w:date="2026-05-10T18:19:00Z" w16du:dateUtc="2026-05-11T01:19:00Z" w:id="283">
            <w:rPr/>
          </w:rPrChange>
        </w:rPr>
        <w:t>Overall Habitat Decline</w:t>
      </w:r>
    </w:p>
    <w:p w:rsidRPr="00B02140" w:rsidR="0091218A" w:rsidRDefault="00C6244C" w14:paraId="00F7A4DD" w14:textId="77777777">
      <w:pPr>
        <w:ind w:left="-5" w:right="12"/>
        <w:rPr>
          <w:bCs/>
        </w:rPr>
      </w:pPr>
      <w:r w:rsidRPr="00B02140">
        <w:rPr>
          <w:bCs/>
        </w:rPr>
        <w:t xml:space="preserve">Across all 99 study tiles (~9,900 km², 69 BEC subzones), we estimate that </w:t>
      </w:r>
      <w:r w:rsidRPr="00B02140">
        <w:rPr>
          <w:bCs/>
          <w:rPrChange w:author="Jericho O'Connell" w:date="2026-05-10T18:19:00Z" w16du:dateUtc="2026-05-11T01:19:00Z" w:id="284">
            <w:rPr>
              <w:b/>
            </w:rPr>
          </w:rPrChange>
        </w:rPr>
        <w:t>154,483 ha</w:t>
      </w:r>
      <w:r w:rsidRPr="00B02140">
        <w:rPr>
          <w:bCs/>
        </w:rPr>
        <w:t xml:space="preserve"> of yew habitat existed historically under pre-logging old-growth conditions, of which </w:t>
      </w:r>
      <w:r w:rsidRPr="00B02140">
        <w:rPr>
          <w:bCs/>
          <w:rPrChange w:author="Jericho O'Connell" w:date="2026-05-10T18:19:00Z" w16du:dateUtc="2026-05-11T01:19:00Z" w:id="285">
            <w:rPr>
              <w:b/>
            </w:rPr>
          </w:rPrChange>
        </w:rPr>
        <w:t xml:space="preserve">47,534 ha (30.8%) </w:t>
      </w:r>
      <w:r w:rsidRPr="00B02140">
        <w:rPr>
          <w:bCs/>
        </w:rPr>
        <w:t xml:space="preserve">remains today (Table 1, Figure 1). This represents an overall decline of </w:t>
      </w:r>
      <w:r w:rsidRPr="00B02140">
        <w:rPr>
          <w:bCs/>
          <w:rPrChange w:author="Jericho O'Connell" w:date="2026-05-10T18:19:00Z" w16du:dateUtc="2026-05-11T01:19:00Z" w:id="286">
            <w:rPr>
              <w:b/>
            </w:rPr>
          </w:rPrChange>
        </w:rPr>
        <w:t>69.2%</w:t>
      </w:r>
      <w:r w:rsidRPr="00B02140">
        <w:rPr>
          <w:bCs/>
        </w:rPr>
        <w:t>.</w:t>
      </w:r>
    </w:p>
    <w:p w:rsidRPr="00B02140" w:rsidR="0091218A" w:rsidRDefault="00C6244C" w14:paraId="377C72CD" w14:textId="77777777">
      <w:pPr>
        <w:ind w:left="-5" w:right="12"/>
        <w:rPr>
          <w:bCs/>
        </w:rPr>
      </w:pPr>
      <w:r w:rsidRPr="00B02140">
        <w:rPr>
          <w:bCs/>
        </w:rPr>
        <w:t xml:space="preserve">The dominant driver of decline is industrial logging, which accounts for an estimated </w:t>
      </w:r>
      <w:r w:rsidRPr="00B02140">
        <w:rPr>
          <w:bCs/>
          <w:rPrChange w:author="Jericho O'Connell" w:date="2026-05-10T18:19:00Z" w16du:dateUtc="2026-05-11T01:19:00Z" w:id="287">
            <w:rPr>
              <w:b/>
            </w:rPr>
          </w:rPrChange>
        </w:rPr>
        <w:t>106,949 ha</w:t>
      </w:r>
      <w:r w:rsidRPr="00B02140">
        <w:rPr>
          <w:bCs/>
        </w:rPr>
        <w:t xml:space="preserve"> of destroyed yew habitat. Fire suppression contributes an additional </w:t>
      </w:r>
      <w:r w:rsidRPr="00B02140">
        <w:rPr>
          <w:bCs/>
          <w:rPrChange w:author="Jericho O'Connell" w:date="2026-05-10T18:19:00Z" w16du:dateUtc="2026-05-11T01:19:00Z" w:id="288">
            <w:rPr>
              <w:b/>
            </w:rPr>
          </w:rPrChange>
        </w:rPr>
        <w:t>692 ha</w:t>
      </w:r>
      <w:r w:rsidRPr="00B02140">
        <w:rPr>
          <w:bCs/>
        </w:rPr>
        <w:t xml:space="preserve"> (0.4% of original), and low-elevation suppression removes </w:t>
      </w:r>
      <w:r w:rsidRPr="00B02140">
        <w:rPr>
          <w:bCs/>
          <w:rPrChange w:author="Jericho O'Connell" w:date="2026-05-10T18:19:00Z" w16du:dateUtc="2026-05-11T01:19:00Z" w:id="289">
            <w:rPr>
              <w:b/>
            </w:rPr>
          </w:rPrChange>
        </w:rPr>
        <w:t>18,434 ha</w:t>
      </w:r>
      <w:r w:rsidRPr="00B02140">
        <w:rPr>
          <w:bCs/>
        </w:rPr>
        <w:t xml:space="preserve"> (11.9%) of false-positive predictions from intertidal zones.</w:t>
      </w:r>
    </w:p>
    <w:p w:rsidRPr="00B02140" w:rsidR="0091218A" w:rsidRDefault="00C6244C" w14:paraId="3C4CE503" w14:textId="77777777">
      <w:pPr>
        <w:spacing w:after="0" w:line="259" w:lineRule="auto"/>
        <w:ind w:left="-5"/>
        <w:jc w:val="left"/>
        <w:rPr>
          <w:bCs/>
        </w:rPr>
      </w:pPr>
      <w:r w:rsidRPr="00B02140">
        <w:rPr>
          <w:bCs/>
          <w:rPrChange w:author="Jericho O'Connell" w:date="2026-05-10T18:19:00Z" w16du:dateUtc="2026-05-11T01:19:00Z" w:id="290">
            <w:rPr>
              <w:b/>
            </w:rPr>
          </w:rPrChange>
        </w:rPr>
        <w:t>Table 1. Summary statistics by major BEC zone (zones with &gt;10 ha estimated original yew habitat).</w:t>
      </w:r>
    </w:p>
    <w:tbl>
      <w:tblPr>
        <w:tblStyle w:val="TableGrid"/>
        <w:tblW w:w="8816" w:type="dxa"/>
        <w:tblInd w:w="8" w:type="dxa"/>
        <w:tblCellMar>
          <w:left w:w="108" w:type="dxa"/>
          <w:right w:w="107" w:type="dxa"/>
        </w:tblCellMar>
        <w:tblLook w:val="04A0" w:firstRow="1" w:lastRow="0" w:firstColumn="1" w:lastColumn="0" w:noHBand="0" w:noVBand="1"/>
      </w:tblPr>
      <w:tblGrid>
        <w:gridCol w:w="672"/>
        <w:gridCol w:w="1671"/>
        <w:gridCol w:w="2234"/>
        <w:gridCol w:w="1207"/>
        <w:gridCol w:w="1662"/>
        <w:gridCol w:w="1370"/>
      </w:tblGrid>
      <w:tr w:rsidRPr="00B02140" w:rsidR="0091218A" w14:paraId="6C1D0BD4" w14:textId="77777777">
        <w:trPr>
          <w:trHeight w:val="420"/>
        </w:trPr>
        <w:tc>
          <w:tcPr>
            <w:tcW w:w="673" w:type="dxa"/>
            <w:tcBorders>
              <w:top w:val="single" w:color="AAAAAA" w:sz="6" w:space="0"/>
              <w:left w:val="single" w:color="AAAAAA" w:sz="6" w:space="0"/>
              <w:bottom w:val="single" w:color="AAAAAA" w:sz="6" w:space="0"/>
              <w:right w:val="single" w:color="AAAAAA" w:sz="6" w:space="0"/>
            </w:tcBorders>
            <w:shd w:val="clear" w:color="auto" w:fill="EEEEFF"/>
            <w:vAlign w:val="center"/>
          </w:tcPr>
          <w:p w:rsidRPr="00B02140" w:rsidR="0091218A" w:rsidRDefault="00C6244C" w14:paraId="6CFA6E6B" w14:textId="77777777">
            <w:pPr>
              <w:spacing w:after="0" w:line="259" w:lineRule="auto"/>
              <w:ind w:left="0" w:firstLine="0"/>
              <w:jc w:val="left"/>
              <w:rPr>
                <w:bCs/>
              </w:rPr>
            </w:pPr>
            <w:r w:rsidRPr="00B02140">
              <w:rPr>
                <w:bCs/>
                <w:sz w:val="19"/>
                <w:rPrChange w:author="Jericho O'Connell" w:date="2026-05-10T18:19:00Z" w16du:dateUtc="2026-05-11T01:19:00Z" w:id="291">
                  <w:rPr>
                    <w:b/>
                    <w:sz w:val="19"/>
                  </w:rPr>
                </w:rPrChange>
              </w:rPr>
              <w:t>Zone</w:t>
            </w:r>
          </w:p>
        </w:tc>
        <w:tc>
          <w:tcPr>
            <w:tcW w:w="1671" w:type="dxa"/>
            <w:tcBorders>
              <w:top w:val="single" w:color="AAAAAA" w:sz="6" w:space="0"/>
              <w:left w:val="single" w:color="AAAAAA" w:sz="6" w:space="0"/>
              <w:bottom w:val="single" w:color="AAAAAA" w:sz="6" w:space="0"/>
              <w:right w:val="single" w:color="AAAAAA" w:sz="6" w:space="0"/>
            </w:tcBorders>
            <w:shd w:val="clear" w:color="auto" w:fill="EEEEFF"/>
            <w:vAlign w:val="center"/>
          </w:tcPr>
          <w:p w:rsidRPr="00B02140" w:rsidR="0091218A" w:rsidRDefault="00C6244C" w14:paraId="5E6ADFE7" w14:textId="77777777">
            <w:pPr>
              <w:spacing w:after="0" w:line="259" w:lineRule="auto"/>
              <w:ind w:left="36" w:firstLine="0"/>
              <w:jc w:val="left"/>
              <w:rPr>
                <w:bCs/>
              </w:rPr>
            </w:pPr>
            <w:r w:rsidRPr="00B02140">
              <w:rPr>
                <w:bCs/>
                <w:sz w:val="19"/>
                <w:rPrChange w:author="Jericho O'Connell" w:date="2026-05-10T18:19:00Z" w16du:dateUtc="2026-05-11T01:19:00Z" w:id="292">
                  <w:rPr>
                    <w:b/>
                    <w:sz w:val="19"/>
                  </w:rPr>
                </w:rPrChange>
              </w:rPr>
              <w:t>Est. Original (ha)</w:t>
            </w:r>
          </w:p>
        </w:tc>
        <w:tc>
          <w:tcPr>
            <w:tcW w:w="2234" w:type="dxa"/>
            <w:tcBorders>
              <w:top w:val="single" w:color="AAAAAA" w:sz="6" w:space="0"/>
              <w:left w:val="single" w:color="AAAAAA" w:sz="6" w:space="0"/>
              <w:bottom w:val="single" w:color="AAAAAA" w:sz="6" w:space="0"/>
              <w:right w:val="single" w:color="AAAAAA" w:sz="6" w:space="0"/>
            </w:tcBorders>
            <w:shd w:val="clear" w:color="auto" w:fill="EEEEFF"/>
            <w:vAlign w:val="center"/>
          </w:tcPr>
          <w:p w:rsidRPr="00B02140" w:rsidR="0091218A" w:rsidRDefault="00C6244C" w14:paraId="451C8373" w14:textId="77777777">
            <w:pPr>
              <w:spacing w:after="0" w:line="259" w:lineRule="auto"/>
              <w:ind w:left="48" w:firstLine="0"/>
              <w:jc w:val="left"/>
              <w:rPr>
                <w:bCs/>
              </w:rPr>
            </w:pPr>
            <w:r w:rsidRPr="00B02140">
              <w:rPr>
                <w:bCs/>
                <w:sz w:val="19"/>
                <w:rPrChange w:author="Jericho O'Connell" w:date="2026-05-10T18:19:00Z" w16du:dateUtc="2026-05-11T01:19:00Z" w:id="293">
                  <w:rPr>
                    <w:b/>
                    <w:sz w:val="19"/>
                  </w:rPr>
                </w:rPrChange>
              </w:rPr>
              <w:t>Current Remaining (ha)</w:t>
            </w:r>
          </w:p>
        </w:tc>
        <w:tc>
          <w:tcPr>
            <w:tcW w:w="1207" w:type="dxa"/>
            <w:tcBorders>
              <w:top w:val="single" w:color="AAAAAA" w:sz="6" w:space="0"/>
              <w:left w:val="single" w:color="AAAAAA" w:sz="6" w:space="0"/>
              <w:bottom w:val="single" w:color="AAAAAA" w:sz="6" w:space="0"/>
              <w:right w:val="single" w:color="AAAAAA" w:sz="6" w:space="0"/>
            </w:tcBorders>
            <w:shd w:val="clear" w:color="auto" w:fill="EEEEFF"/>
            <w:vAlign w:val="center"/>
          </w:tcPr>
          <w:p w:rsidRPr="00B02140" w:rsidR="0091218A" w:rsidRDefault="00C6244C" w14:paraId="71EBA725" w14:textId="77777777">
            <w:pPr>
              <w:spacing w:after="0" w:line="259" w:lineRule="auto"/>
              <w:ind w:left="26" w:firstLine="0"/>
              <w:jc w:val="left"/>
              <w:rPr>
                <w:bCs/>
              </w:rPr>
            </w:pPr>
            <w:r w:rsidRPr="00B02140">
              <w:rPr>
                <w:bCs/>
                <w:sz w:val="19"/>
                <w:rPrChange w:author="Jericho O'Connell" w:date="2026-05-10T18:19:00Z" w16du:dateUtc="2026-05-11T01:19:00Z" w:id="294">
                  <w:rPr>
                    <w:b/>
                    <w:sz w:val="19"/>
                  </w:rPr>
                </w:rPrChange>
              </w:rPr>
              <w:t>Decline (%)</w:t>
            </w:r>
          </w:p>
        </w:tc>
        <w:tc>
          <w:tcPr>
            <w:tcW w:w="1662" w:type="dxa"/>
            <w:tcBorders>
              <w:top w:val="single" w:color="AAAAAA" w:sz="6" w:space="0"/>
              <w:left w:val="single" w:color="AAAAAA" w:sz="6" w:space="0"/>
              <w:bottom w:val="single" w:color="AAAAAA" w:sz="6" w:space="0"/>
              <w:right w:val="single" w:color="AAAAAA" w:sz="6" w:space="0"/>
            </w:tcBorders>
            <w:shd w:val="clear" w:color="auto" w:fill="EEEEFF"/>
            <w:vAlign w:val="center"/>
          </w:tcPr>
          <w:p w:rsidRPr="00B02140" w:rsidR="0091218A" w:rsidRDefault="00C6244C" w14:paraId="78782482" w14:textId="77777777">
            <w:pPr>
              <w:spacing w:after="0" w:line="259" w:lineRule="auto"/>
              <w:ind w:left="36" w:firstLine="0"/>
              <w:jc w:val="left"/>
              <w:rPr>
                <w:bCs/>
              </w:rPr>
            </w:pPr>
            <w:r w:rsidRPr="00B02140">
              <w:rPr>
                <w:bCs/>
                <w:sz w:val="19"/>
                <w:rPrChange w:author="Jericho O'Connell" w:date="2026-05-10T18:19:00Z" w16du:dateUtc="2026-05-11T01:19:00Z" w:id="295">
                  <w:rPr>
                    <w:b/>
                    <w:sz w:val="19"/>
                  </w:rPr>
                </w:rPrChange>
              </w:rPr>
              <w:t>Logged Area (ha)</w:t>
            </w:r>
          </w:p>
        </w:tc>
        <w:tc>
          <w:tcPr>
            <w:tcW w:w="1370" w:type="dxa"/>
            <w:tcBorders>
              <w:top w:val="single" w:color="AAAAAA" w:sz="6" w:space="0"/>
              <w:left w:val="single" w:color="AAAAAA" w:sz="6" w:space="0"/>
              <w:bottom w:val="single" w:color="AAAAAA" w:sz="6" w:space="0"/>
              <w:right w:val="single" w:color="AAAAAA" w:sz="6" w:space="0"/>
            </w:tcBorders>
            <w:shd w:val="clear" w:color="auto" w:fill="EEEEFF"/>
            <w:vAlign w:val="center"/>
          </w:tcPr>
          <w:p w:rsidRPr="00B02140" w:rsidR="0091218A" w:rsidRDefault="00C6244C" w14:paraId="341D88FC" w14:textId="77777777">
            <w:pPr>
              <w:spacing w:after="0" w:line="259" w:lineRule="auto"/>
              <w:ind w:left="30" w:firstLine="0"/>
              <w:jc w:val="left"/>
              <w:rPr>
                <w:bCs/>
              </w:rPr>
            </w:pPr>
            <w:r w:rsidRPr="00B02140">
              <w:rPr>
                <w:bCs/>
                <w:sz w:val="19"/>
                <w:rPrChange w:author="Jericho O'Connell" w:date="2026-05-10T18:19:00Z" w16du:dateUtc="2026-05-11T01:19:00Z" w:id="296">
                  <w:rPr>
                    <w:b/>
                    <w:sz w:val="19"/>
                  </w:rPr>
                </w:rPrChange>
              </w:rPr>
              <w:t>Fire Loss (ha)</w:t>
            </w:r>
          </w:p>
        </w:tc>
      </w:tr>
      <w:tr w:rsidRPr="00B02140" w:rsidR="0091218A" w14:paraId="70BF42E9" w14:textId="77777777">
        <w:trPr>
          <w:trHeight w:val="420"/>
        </w:trPr>
        <w:tc>
          <w:tcPr>
            <w:tcW w:w="673" w:type="dxa"/>
            <w:tcBorders>
              <w:top w:val="single" w:color="AAAAAA" w:sz="6" w:space="0"/>
              <w:left w:val="single" w:color="AAAAAA" w:sz="6" w:space="0"/>
              <w:bottom w:val="single" w:color="AAAAAA" w:sz="6" w:space="0"/>
              <w:right w:val="single" w:color="AAAAAA" w:sz="6" w:space="0"/>
            </w:tcBorders>
            <w:vAlign w:val="center"/>
          </w:tcPr>
          <w:p w:rsidRPr="00B02140" w:rsidR="0091218A" w:rsidRDefault="00C6244C" w14:paraId="315BAD84" w14:textId="77777777">
            <w:pPr>
              <w:spacing w:after="0" w:line="259" w:lineRule="auto"/>
              <w:ind w:left="0" w:firstLine="0"/>
              <w:rPr>
                <w:bCs/>
              </w:rPr>
            </w:pPr>
            <w:r w:rsidRPr="00B02140">
              <w:rPr>
                <w:bCs/>
                <w:sz w:val="19"/>
              </w:rPr>
              <w:t>CWH</w:t>
            </w:r>
          </w:p>
        </w:tc>
        <w:tc>
          <w:tcPr>
            <w:tcW w:w="1671" w:type="dxa"/>
            <w:tcBorders>
              <w:top w:val="single" w:color="AAAAAA" w:sz="6" w:space="0"/>
              <w:left w:val="single" w:color="AAAAAA" w:sz="6" w:space="0"/>
              <w:bottom w:val="single" w:color="AAAAAA" w:sz="6" w:space="0"/>
              <w:right w:val="single" w:color="AAAAAA" w:sz="6" w:space="0"/>
            </w:tcBorders>
            <w:vAlign w:val="center"/>
          </w:tcPr>
          <w:p w:rsidRPr="00B02140" w:rsidR="0091218A" w:rsidRDefault="00C6244C" w14:paraId="251C7134" w14:textId="77777777">
            <w:pPr>
              <w:spacing w:after="0" w:line="259" w:lineRule="auto"/>
              <w:ind w:left="0" w:firstLine="0"/>
              <w:jc w:val="right"/>
              <w:rPr>
                <w:bCs/>
              </w:rPr>
            </w:pPr>
            <w:r w:rsidRPr="00B02140">
              <w:rPr>
                <w:bCs/>
                <w:sz w:val="19"/>
              </w:rPr>
              <w:t>111,407</w:t>
            </w:r>
          </w:p>
        </w:tc>
        <w:tc>
          <w:tcPr>
            <w:tcW w:w="2234" w:type="dxa"/>
            <w:tcBorders>
              <w:top w:val="single" w:color="AAAAAA" w:sz="6" w:space="0"/>
              <w:left w:val="single" w:color="AAAAAA" w:sz="6" w:space="0"/>
              <w:bottom w:val="single" w:color="AAAAAA" w:sz="6" w:space="0"/>
              <w:right w:val="single" w:color="AAAAAA" w:sz="6" w:space="0"/>
            </w:tcBorders>
            <w:vAlign w:val="center"/>
          </w:tcPr>
          <w:p w:rsidRPr="00B02140" w:rsidR="0091218A" w:rsidRDefault="00C6244C" w14:paraId="4F2F9FF9" w14:textId="77777777">
            <w:pPr>
              <w:spacing w:after="0" w:line="259" w:lineRule="auto"/>
              <w:ind w:left="0" w:firstLine="0"/>
              <w:jc w:val="right"/>
              <w:rPr>
                <w:bCs/>
              </w:rPr>
            </w:pPr>
            <w:r w:rsidRPr="00B02140">
              <w:rPr>
                <w:bCs/>
                <w:sz w:val="19"/>
              </w:rPr>
              <w:t>34,386</w:t>
            </w:r>
          </w:p>
        </w:tc>
        <w:tc>
          <w:tcPr>
            <w:tcW w:w="1207" w:type="dxa"/>
            <w:tcBorders>
              <w:top w:val="single" w:color="AAAAAA" w:sz="6" w:space="0"/>
              <w:left w:val="single" w:color="AAAAAA" w:sz="6" w:space="0"/>
              <w:bottom w:val="single" w:color="AAAAAA" w:sz="6" w:space="0"/>
              <w:right w:val="single" w:color="AAAAAA" w:sz="6" w:space="0"/>
            </w:tcBorders>
            <w:vAlign w:val="center"/>
          </w:tcPr>
          <w:p w:rsidRPr="00B02140" w:rsidR="0091218A" w:rsidRDefault="00C6244C" w14:paraId="7118E341" w14:textId="77777777">
            <w:pPr>
              <w:spacing w:after="0" w:line="259" w:lineRule="auto"/>
              <w:ind w:left="0" w:firstLine="0"/>
              <w:jc w:val="right"/>
              <w:rPr>
                <w:bCs/>
              </w:rPr>
            </w:pPr>
            <w:r w:rsidRPr="00B02140">
              <w:rPr>
                <w:bCs/>
                <w:sz w:val="19"/>
              </w:rPr>
              <w:t>69.1</w:t>
            </w:r>
          </w:p>
        </w:tc>
        <w:tc>
          <w:tcPr>
            <w:tcW w:w="1662" w:type="dxa"/>
            <w:tcBorders>
              <w:top w:val="single" w:color="AAAAAA" w:sz="6" w:space="0"/>
              <w:left w:val="single" w:color="AAAAAA" w:sz="6" w:space="0"/>
              <w:bottom w:val="single" w:color="AAAAAA" w:sz="6" w:space="0"/>
              <w:right w:val="single" w:color="AAAAAA" w:sz="6" w:space="0"/>
            </w:tcBorders>
            <w:vAlign w:val="center"/>
          </w:tcPr>
          <w:p w:rsidRPr="00B02140" w:rsidR="0091218A" w:rsidRDefault="00C6244C" w14:paraId="62D31F9C" w14:textId="77777777">
            <w:pPr>
              <w:spacing w:after="0" w:line="259" w:lineRule="auto"/>
              <w:ind w:left="0" w:firstLine="0"/>
              <w:jc w:val="right"/>
              <w:rPr>
                <w:bCs/>
              </w:rPr>
            </w:pPr>
            <w:r w:rsidRPr="00B02140">
              <w:rPr>
                <w:bCs/>
                <w:sz w:val="19"/>
              </w:rPr>
              <w:t>312,128</w:t>
            </w:r>
          </w:p>
        </w:tc>
        <w:tc>
          <w:tcPr>
            <w:tcW w:w="1370" w:type="dxa"/>
            <w:tcBorders>
              <w:top w:val="single" w:color="AAAAAA" w:sz="6" w:space="0"/>
              <w:left w:val="single" w:color="AAAAAA" w:sz="6" w:space="0"/>
              <w:bottom w:val="single" w:color="AAAAAA" w:sz="6" w:space="0"/>
              <w:right w:val="single" w:color="AAAAAA" w:sz="6" w:space="0"/>
            </w:tcBorders>
            <w:vAlign w:val="center"/>
          </w:tcPr>
          <w:p w:rsidRPr="00B02140" w:rsidR="0091218A" w:rsidRDefault="00C6244C" w14:paraId="58708C32" w14:textId="77777777">
            <w:pPr>
              <w:spacing w:after="0" w:line="259" w:lineRule="auto"/>
              <w:ind w:left="0" w:firstLine="0"/>
              <w:jc w:val="right"/>
              <w:rPr>
                <w:bCs/>
              </w:rPr>
            </w:pPr>
            <w:r w:rsidRPr="00B02140">
              <w:rPr>
                <w:bCs/>
                <w:sz w:val="19"/>
              </w:rPr>
              <w:t>460</w:t>
            </w:r>
          </w:p>
        </w:tc>
      </w:tr>
      <w:tr w:rsidRPr="00B02140" w:rsidR="0091218A" w14:paraId="6C62469C" w14:textId="77777777">
        <w:trPr>
          <w:trHeight w:val="420"/>
        </w:trPr>
        <w:tc>
          <w:tcPr>
            <w:tcW w:w="673" w:type="dxa"/>
            <w:tcBorders>
              <w:top w:val="single" w:color="AAAAAA" w:sz="6" w:space="0"/>
              <w:left w:val="single" w:color="AAAAAA" w:sz="6" w:space="0"/>
              <w:bottom w:val="single" w:color="AAAAAA" w:sz="6" w:space="0"/>
              <w:right w:val="single" w:color="AAAAAA" w:sz="6" w:space="0"/>
            </w:tcBorders>
            <w:shd w:val="clear" w:color="auto" w:fill="F8F8F8"/>
            <w:vAlign w:val="center"/>
          </w:tcPr>
          <w:p w:rsidRPr="00B02140" w:rsidR="0091218A" w:rsidRDefault="00C6244C" w14:paraId="7476E24C" w14:textId="77777777">
            <w:pPr>
              <w:spacing w:after="0" w:line="259" w:lineRule="auto"/>
              <w:ind w:left="0" w:firstLine="0"/>
              <w:jc w:val="left"/>
              <w:rPr>
                <w:bCs/>
              </w:rPr>
            </w:pPr>
            <w:r w:rsidRPr="00B02140">
              <w:rPr>
                <w:bCs/>
                <w:sz w:val="19"/>
              </w:rPr>
              <w:t>ICH</w:t>
            </w:r>
          </w:p>
        </w:tc>
        <w:tc>
          <w:tcPr>
            <w:tcW w:w="1671" w:type="dxa"/>
            <w:tcBorders>
              <w:top w:val="single" w:color="AAAAAA" w:sz="6" w:space="0"/>
              <w:left w:val="single" w:color="AAAAAA" w:sz="6" w:space="0"/>
              <w:bottom w:val="single" w:color="AAAAAA" w:sz="6" w:space="0"/>
              <w:right w:val="single" w:color="AAAAAA" w:sz="6" w:space="0"/>
            </w:tcBorders>
            <w:shd w:val="clear" w:color="auto" w:fill="F8F8F8"/>
            <w:vAlign w:val="center"/>
          </w:tcPr>
          <w:p w:rsidRPr="00B02140" w:rsidR="0091218A" w:rsidRDefault="00C6244C" w14:paraId="0FD46EFB" w14:textId="77777777">
            <w:pPr>
              <w:spacing w:after="0" w:line="259" w:lineRule="auto"/>
              <w:ind w:left="0" w:firstLine="0"/>
              <w:jc w:val="right"/>
              <w:rPr>
                <w:bCs/>
              </w:rPr>
            </w:pPr>
            <w:r w:rsidRPr="00B02140">
              <w:rPr>
                <w:bCs/>
                <w:sz w:val="19"/>
              </w:rPr>
              <w:t>25,257</w:t>
            </w:r>
          </w:p>
        </w:tc>
        <w:tc>
          <w:tcPr>
            <w:tcW w:w="2234" w:type="dxa"/>
            <w:tcBorders>
              <w:top w:val="single" w:color="AAAAAA" w:sz="6" w:space="0"/>
              <w:left w:val="single" w:color="AAAAAA" w:sz="6" w:space="0"/>
              <w:bottom w:val="single" w:color="AAAAAA" w:sz="6" w:space="0"/>
              <w:right w:val="single" w:color="AAAAAA" w:sz="6" w:space="0"/>
            </w:tcBorders>
            <w:shd w:val="clear" w:color="auto" w:fill="F8F8F8"/>
            <w:vAlign w:val="center"/>
          </w:tcPr>
          <w:p w:rsidRPr="00B02140" w:rsidR="0091218A" w:rsidRDefault="00C6244C" w14:paraId="63B23FEA" w14:textId="77777777">
            <w:pPr>
              <w:spacing w:after="0" w:line="259" w:lineRule="auto"/>
              <w:ind w:left="0" w:firstLine="0"/>
              <w:jc w:val="right"/>
              <w:rPr>
                <w:bCs/>
              </w:rPr>
            </w:pPr>
            <w:r w:rsidRPr="00B02140">
              <w:rPr>
                <w:bCs/>
                <w:sz w:val="19"/>
              </w:rPr>
              <w:t>6,385</w:t>
            </w:r>
          </w:p>
        </w:tc>
        <w:tc>
          <w:tcPr>
            <w:tcW w:w="1207" w:type="dxa"/>
            <w:tcBorders>
              <w:top w:val="single" w:color="AAAAAA" w:sz="6" w:space="0"/>
              <w:left w:val="single" w:color="AAAAAA" w:sz="6" w:space="0"/>
              <w:bottom w:val="single" w:color="AAAAAA" w:sz="6" w:space="0"/>
              <w:right w:val="single" w:color="AAAAAA" w:sz="6" w:space="0"/>
            </w:tcBorders>
            <w:shd w:val="clear" w:color="auto" w:fill="F8F8F8"/>
            <w:vAlign w:val="center"/>
          </w:tcPr>
          <w:p w:rsidRPr="00B02140" w:rsidR="0091218A" w:rsidRDefault="00C6244C" w14:paraId="484ADEB5" w14:textId="77777777">
            <w:pPr>
              <w:spacing w:after="0" w:line="259" w:lineRule="auto"/>
              <w:ind w:left="0" w:firstLine="0"/>
              <w:jc w:val="right"/>
              <w:rPr>
                <w:bCs/>
              </w:rPr>
            </w:pPr>
            <w:r w:rsidRPr="00B02140">
              <w:rPr>
                <w:bCs/>
                <w:sz w:val="19"/>
              </w:rPr>
              <w:t>74.7</w:t>
            </w:r>
          </w:p>
        </w:tc>
        <w:tc>
          <w:tcPr>
            <w:tcW w:w="1662" w:type="dxa"/>
            <w:tcBorders>
              <w:top w:val="single" w:color="AAAAAA" w:sz="6" w:space="0"/>
              <w:left w:val="single" w:color="AAAAAA" w:sz="6" w:space="0"/>
              <w:bottom w:val="single" w:color="AAAAAA" w:sz="6" w:space="0"/>
              <w:right w:val="single" w:color="AAAAAA" w:sz="6" w:space="0"/>
            </w:tcBorders>
            <w:shd w:val="clear" w:color="auto" w:fill="F8F8F8"/>
            <w:vAlign w:val="center"/>
          </w:tcPr>
          <w:p w:rsidRPr="00B02140" w:rsidR="0091218A" w:rsidRDefault="00C6244C" w14:paraId="7B4E9267" w14:textId="77777777">
            <w:pPr>
              <w:spacing w:after="0" w:line="259" w:lineRule="auto"/>
              <w:ind w:left="0" w:firstLine="0"/>
              <w:jc w:val="right"/>
              <w:rPr>
                <w:bCs/>
              </w:rPr>
            </w:pPr>
            <w:r w:rsidRPr="00B02140">
              <w:rPr>
                <w:bCs/>
                <w:sz w:val="19"/>
              </w:rPr>
              <w:t>97,071</w:t>
            </w:r>
          </w:p>
        </w:tc>
        <w:tc>
          <w:tcPr>
            <w:tcW w:w="1370" w:type="dxa"/>
            <w:tcBorders>
              <w:top w:val="single" w:color="AAAAAA" w:sz="6" w:space="0"/>
              <w:left w:val="single" w:color="AAAAAA" w:sz="6" w:space="0"/>
              <w:bottom w:val="single" w:color="AAAAAA" w:sz="6" w:space="0"/>
              <w:right w:val="single" w:color="AAAAAA" w:sz="6" w:space="0"/>
            </w:tcBorders>
            <w:shd w:val="clear" w:color="auto" w:fill="F8F8F8"/>
            <w:vAlign w:val="center"/>
          </w:tcPr>
          <w:p w:rsidRPr="00B02140" w:rsidR="0091218A" w:rsidRDefault="00C6244C" w14:paraId="105372A8" w14:textId="77777777">
            <w:pPr>
              <w:spacing w:after="0" w:line="259" w:lineRule="auto"/>
              <w:ind w:left="0" w:firstLine="0"/>
              <w:jc w:val="right"/>
              <w:rPr>
                <w:bCs/>
              </w:rPr>
            </w:pPr>
            <w:r w:rsidRPr="00B02140">
              <w:rPr>
                <w:bCs/>
                <w:sz w:val="19"/>
              </w:rPr>
              <w:t>152</w:t>
            </w:r>
          </w:p>
        </w:tc>
      </w:tr>
      <w:tr w:rsidRPr="00B02140" w:rsidR="0091218A" w14:paraId="779BCDE1" w14:textId="77777777">
        <w:trPr>
          <w:trHeight w:val="420"/>
        </w:trPr>
        <w:tc>
          <w:tcPr>
            <w:tcW w:w="673" w:type="dxa"/>
            <w:tcBorders>
              <w:top w:val="single" w:color="AAAAAA" w:sz="6" w:space="0"/>
              <w:left w:val="single" w:color="AAAAAA" w:sz="6" w:space="0"/>
              <w:bottom w:val="single" w:color="AAAAAA" w:sz="6" w:space="0"/>
              <w:right w:val="single" w:color="AAAAAA" w:sz="6" w:space="0"/>
            </w:tcBorders>
            <w:vAlign w:val="center"/>
          </w:tcPr>
          <w:p w:rsidRPr="00B02140" w:rsidR="0091218A" w:rsidRDefault="00C6244C" w14:paraId="113BB5A0" w14:textId="77777777">
            <w:pPr>
              <w:spacing w:after="0" w:line="259" w:lineRule="auto"/>
              <w:ind w:left="0" w:firstLine="0"/>
              <w:jc w:val="left"/>
              <w:rPr>
                <w:bCs/>
              </w:rPr>
            </w:pPr>
            <w:r w:rsidRPr="00B02140">
              <w:rPr>
                <w:bCs/>
                <w:sz w:val="19"/>
              </w:rPr>
              <w:t>CDF</w:t>
            </w:r>
          </w:p>
        </w:tc>
        <w:tc>
          <w:tcPr>
            <w:tcW w:w="1671" w:type="dxa"/>
            <w:tcBorders>
              <w:top w:val="single" w:color="AAAAAA" w:sz="6" w:space="0"/>
              <w:left w:val="single" w:color="AAAAAA" w:sz="6" w:space="0"/>
              <w:bottom w:val="single" w:color="AAAAAA" w:sz="6" w:space="0"/>
              <w:right w:val="single" w:color="AAAAAA" w:sz="6" w:space="0"/>
            </w:tcBorders>
            <w:vAlign w:val="center"/>
          </w:tcPr>
          <w:p w:rsidRPr="00B02140" w:rsidR="0091218A" w:rsidRDefault="00C6244C" w14:paraId="3AB384C8" w14:textId="77777777">
            <w:pPr>
              <w:spacing w:after="0" w:line="259" w:lineRule="auto"/>
              <w:ind w:left="0" w:firstLine="0"/>
              <w:jc w:val="right"/>
              <w:rPr>
                <w:bCs/>
              </w:rPr>
            </w:pPr>
            <w:r w:rsidRPr="00B02140">
              <w:rPr>
                <w:bCs/>
                <w:sz w:val="19"/>
              </w:rPr>
              <w:t>3,889</w:t>
            </w:r>
          </w:p>
        </w:tc>
        <w:tc>
          <w:tcPr>
            <w:tcW w:w="2234" w:type="dxa"/>
            <w:tcBorders>
              <w:top w:val="single" w:color="AAAAAA" w:sz="6" w:space="0"/>
              <w:left w:val="single" w:color="AAAAAA" w:sz="6" w:space="0"/>
              <w:bottom w:val="single" w:color="AAAAAA" w:sz="6" w:space="0"/>
              <w:right w:val="single" w:color="AAAAAA" w:sz="6" w:space="0"/>
            </w:tcBorders>
            <w:vAlign w:val="center"/>
          </w:tcPr>
          <w:p w:rsidRPr="00B02140" w:rsidR="0091218A" w:rsidRDefault="00C6244C" w14:paraId="13F9B557" w14:textId="77777777">
            <w:pPr>
              <w:spacing w:after="0" w:line="259" w:lineRule="auto"/>
              <w:ind w:left="0" w:firstLine="0"/>
              <w:jc w:val="right"/>
              <w:rPr>
                <w:bCs/>
              </w:rPr>
            </w:pPr>
            <w:r w:rsidRPr="00B02140">
              <w:rPr>
                <w:bCs/>
                <w:sz w:val="19"/>
              </w:rPr>
              <w:t>36</w:t>
            </w:r>
          </w:p>
        </w:tc>
        <w:tc>
          <w:tcPr>
            <w:tcW w:w="1207" w:type="dxa"/>
            <w:tcBorders>
              <w:top w:val="single" w:color="AAAAAA" w:sz="6" w:space="0"/>
              <w:left w:val="single" w:color="AAAAAA" w:sz="6" w:space="0"/>
              <w:bottom w:val="single" w:color="AAAAAA" w:sz="6" w:space="0"/>
              <w:right w:val="single" w:color="AAAAAA" w:sz="6" w:space="0"/>
            </w:tcBorders>
            <w:vAlign w:val="center"/>
          </w:tcPr>
          <w:p w:rsidRPr="00B02140" w:rsidR="0091218A" w:rsidRDefault="00C6244C" w14:paraId="6DAE856C" w14:textId="77777777">
            <w:pPr>
              <w:spacing w:after="0" w:line="259" w:lineRule="auto"/>
              <w:ind w:left="0" w:firstLine="0"/>
              <w:jc w:val="right"/>
              <w:rPr>
                <w:bCs/>
              </w:rPr>
            </w:pPr>
            <w:r w:rsidRPr="00B02140">
              <w:rPr>
                <w:bCs/>
                <w:sz w:val="19"/>
              </w:rPr>
              <w:t>99.1</w:t>
            </w:r>
          </w:p>
        </w:tc>
        <w:tc>
          <w:tcPr>
            <w:tcW w:w="1662" w:type="dxa"/>
            <w:tcBorders>
              <w:top w:val="single" w:color="AAAAAA" w:sz="6" w:space="0"/>
              <w:left w:val="single" w:color="AAAAAA" w:sz="6" w:space="0"/>
              <w:bottom w:val="single" w:color="AAAAAA" w:sz="6" w:space="0"/>
              <w:right w:val="single" w:color="AAAAAA" w:sz="6" w:space="0"/>
            </w:tcBorders>
            <w:vAlign w:val="center"/>
          </w:tcPr>
          <w:p w:rsidRPr="00B02140" w:rsidR="0091218A" w:rsidRDefault="00C6244C" w14:paraId="5B4170A0" w14:textId="77777777">
            <w:pPr>
              <w:spacing w:after="0" w:line="259" w:lineRule="auto"/>
              <w:ind w:left="0" w:firstLine="0"/>
              <w:jc w:val="right"/>
              <w:rPr>
                <w:bCs/>
              </w:rPr>
            </w:pPr>
            <w:r w:rsidRPr="00B02140">
              <w:rPr>
                <w:bCs/>
                <w:sz w:val="19"/>
              </w:rPr>
              <w:t>9,986</w:t>
            </w:r>
          </w:p>
        </w:tc>
        <w:tc>
          <w:tcPr>
            <w:tcW w:w="1370" w:type="dxa"/>
            <w:tcBorders>
              <w:top w:val="single" w:color="AAAAAA" w:sz="6" w:space="0"/>
              <w:left w:val="single" w:color="AAAAAA" w:sz="6" w:space="0"/>
              <w:bottom w:val="single" w:color="AAAAAA" w:sz="6" w:space="0"/>
              <w:right w:val="single" w:color="AAAAAA" w:sz="6" w:space="0"/>
            </w:tcBorders>
            <w:vAlign w:val="center"/>
          </w:tcPr>
          <w:p w:rsidRPr="00B02140" w:rsidR="0091218A" w:rsidRDefault="00C6244C" w14:paraId="788A95A5" w14:textId="77777777">
            <w:pPr>
              <w:spacing w:after="0" w:line="259" w:lineRule="auto"/>
              <w:ind w:left="0" w:firstLine="0"/>
              <w:jc w:val="right"/>
              <w:rPr>
                <w:bCs/>
              </w:rPr>
            </w:pPr>
            <w:r w:rsidRPr="00B02140">
              <w:rPr>
                <w:bCs/>
                <w:sz w:val="19"/>
              </w:rPr>
              <w:t>0</w:t>
            </w:r>
          </w:p>
        </w:tc>
      </w:tr>
      <w:tr w:rsidRPr="00B02140" w:rsidR="0091218A" w14:paraId="1A92C645" w14:textId="77777777">
        <w:trPr>
          <w:trHeight w:val="420"/>
        </w:trPr>
        <w:tc>
          <w:tcPr>
            <w:tcW w:w="673" w:type="dxa"/>
            <w:tcBorders>
              <w:top w:val="single" w:color="AAAAAA" w:sz="6" w:space="0"/>
              <w:left w:val="single" w:color="AAAAAA" w:sz="6" w:space="0"/>
              <w:bottom w:val="single" w:color="AAAAAA" w:sz="6" w:space="0"/>
              <w:right w:val="single" w:color="AAAAAA" w:sz="6" w:space="0"/>
            </w:tcBorders>
            <w:shd w:val="clear" w:color="auto" w:fill="F8F8F8"/>
            <w:vAlign w:val="center"/>
          </w:tcPr>
          <w:p w:rsidRPr="00B02140" w:rsidR="0091218A" w:rsidRDefault="00C6244C" w14:paraId="2F362328" w14:textId="77777777">
            <w:pPr>
              <w:spacing w:after="0" w:line="259" w:lineRule="auto"/>
              <w:ind w:left="0" w:firstLine="0"/>
              <w:jc w:val="left"/>
              <w:rPr>
                <w:bCs/>
              </w:rPr>
            </w:pPr>
            <w:r w:rsidRPr="00B02140">
              <w:rPr>
                <w:bCs/>
                <w:sz w:val="19"/>
              </w:rPr>
              <w:t>ESSF</w:t>
            </w:r>
          </w:p>
        </w:tc>
        <w:tc>
          <w:tcPr>
            <w:tcW w:w="1671" w:type="dxa"/>
            <w:tcBorders>
              <w:top w:val="single" w:color="AAAAAA" w:sz="6" w:space="0"/>
              <w:left w:val="single" w:color="AAAAAA" w:sz="6" w:space="0"/>
              <w:bottom w:val="single" w:color="AAAAAA" w:sz="6" w:space="0"/>
              <w:right w:val="single" w:color="AAAAAA" w:sz="6" w:space="0"/>
            </w:tcBorders>
            <w:shd w:val="clear" w:color="auto" w:fill="F8F8F8"/>
            <w:vAlign w:val="center"/>
          </w:tcPr>
          <w:p w:rsidRPr="00B02140" w:rsidR="0091218A" w:rsidRDefault="00C6244C" w14:paraId="4AEF7718" w14:textId="77777777">
            <w:pPr>
              <w:spacing w:after="0" w:line="259" w:lineRule="auto"/>
              <w:ind w:left="0" w:firstLine="0"/>
              <w:jc w:val="right"/>
              <w:rPr>
                <w:bCs/>
              </w:rPr>
            </w:pPr>
            <w:r w:rsidRPr="00B02140">
              <w:rPr>
                <w:bCs/>
                <w:sz w:val="19"/>
              </w:rPr>
              <w:t>3,957</w:t>
            </w:r>
          </w:p>
        </w:tc>
        <w:tc>
          <w:tcPr>
            <w:tcW w:w="2234" w:type="dxa"/>
            <w:tcBorders>
              <w:top w:val="single" w:color="AAAAAA" w:sz="6" w:space="0"/>
              <w:left w:val="single" w:color="AAAAAA" w:sz="6" w:space="0"/>
              <w:bottom w:val="single" w:color="AAAAAA" w:sz="6" w:space="0"/>
              <w:right w:val="single" w:color="AAAAAA" w:sz="6" w:space="0"/>
            </w:tcBorders>
            <w:shd w:val="clear" w:color="auto" w:fill="F8F8F8"/>
            <w:vAlign w:val="center"/>
          </w:tcPr>
          <w:p w:rsidRPr="00B02140" w:rsidR="0091218A" w:rsidRDefault="00C6244C" w14:paraId="5FB8AB15" w14:textId="77777777">
            <w:pPr>
              <w:spacing w:after="0" w:line="259" w:lineRule="auto"/>
              <w:ind w:left="0" w:firstLine="0"/>
              <w:jc w:val="right"/>
              <w:rPr>
                <w:bCs/>
              </w:rPr>
            </w:pPr>
            <w:r w:rsidRPr="00B02140">
              <w:rPr>
                <w:bCs/>
                <w:sz w:val="19"/>
              </w:rPr>
              <w:t>1,742</w:t>
            </w:r>
          </w:p>
        </w:tc>
        <w:tc>
          <w:tcPr>
            <w:tcW w:w="1207" w:type="dxa"/>
            <w:tcBorders>
              <w:top w:val="single" w:color="AAAAAA" w:sz="6" w:space="0"/>
              <w:left w:val="single" w:color="AAAAAA" w:sz="6" w:space="0"/>
              <w:bottom w:val="single" w:color="AAAAAA" w:sz="6" w:space="0"/>
              <w:right w:val="single" w:color="AAAAAA" w:sz="6" w:space="0"/>
            </w:tcBorders>
            <w:shd w:val="clear" w:color="auto" w:fill="F8F8F8"/>
            <w:vAlign w:val="center"/>
          </w:tcPr>
          <w:p w:rsidRPr="00B02140" w:rsidR="0091218A" w:rsidRDefault="00C6244C" w14:paraId="4A883CE3" w14:textId="77777777">
            <w:pPr>
              <w:spacing w:after="0" w:line="259" w:lineRule="auto"/>
              <w:ind w:left="0" w:firstLine="0"/>
              <w:jc w:val="right"/>
              <w:rPr>
                <w:bCs/>
              </w:rPr>
            </w:pPr>
            <w:r w:rsidRPr="00B02140">
              <w:rPr>
                <w:bCs/>
                <w:sz w:val="19"/>
              </w:rPr>
              <w:t>56.0</w:t>
            </w:r>
          </w:p>
        </w:tc>
        <w:tc>
          <w:tcPr>
            <w:tcW w:w="1662" w:type="dxa"/>
            <w:tcBorders>
              <w:top w:val="single" w:color="AAAAAA" w:sz="6" w:space="0"/>
              <w:left w:val="single" w:color="AAAAAA" w:sz="6" w:space="0"/>
              <w:bottom w:val="single" w:color="AAAAAA" w:sz="6" w:space="0"/>
              <w:right w:val="single" w:color="AAAAAA" w:sz="6" w:space="0"/>
            </w:tcBorders>
            <w:shd w:val="clear" w:color="auto" w:fill="F8F8F8"/>
            <w:vAlign w:val="center"/>
          </w:tcPr>
          <w:p w:rsidRPr="00B02140" w:rsidR="0091218A" w:rsidRDefault="00C6244C" w14:paraId="6794BEC2" w14:textId="77777777">
            <w:pPr>
              <w:spacing w:after="0" w:line="259" w:lineRule="auto"/>
              <w:ind w:left="0" w:firstLine="0"/>
              <w:jc w:val="right"/>
              <w:rPr>
                <w:bCs/>
              </w:rPr>
            </w:pPr>
            <w:r w:rsidRPr="00B02140">
              <w:rPr>
                <w:bCs/>
                <w:sz w:val="19"/>
              </w:rPr>
              <w:t>29,392</w:t>
            </w:r>
          </w:p>
        </w:tc>
        <w:tc>
          <w:tcPr>
            <w:tcW w:w="1370" w:type="dxa"/>
            <w:tcBorders>
              <w:top w:val="single" w:color="AAAAAA" w:sz="6" w:space="0"/>
              <w:left w:val="single" w:color="AAAAAA" w:sz="6" w:space="0"/>
              <w:bottom w:val="single" w:color="AAAAAA" w:sz="6" w:space="0"/>
              <w:right w:val="single" w:color="AAAAAA" w:sz="6" w:space="0"/>
            </w:tcBorders>
            <w:shd w:val="clear" w:color="auto" w:fill="F8F8F8"/>
            <w:vAlign w:val="center"/>
          </w:tcPr>
          <w:p w:rsidRPr="00B02140" w:rsidR="0091218A" w:rsidRDefault="00C6244C" w14:paraId="506700B3" w14:textId="77777777">
            <w:pPr>
              <w:spacing w:after="0" w:line="259" w:lineRule="auto"/>
              <w:ind w:left="0" w:firstLine="0"/>
              <w:jc w:val="right"/>
              <w:rPr>
                <w:bCs/>
              </w:rPr>
            </w:pPr>
            <w:r w:rsidRPr="00B02140">
              <w:rPr>
                <w:bCs/>
                <w:sz w:val="19"/>
              </w:rPr>
              <w:t>64</w:t>
            </w:r>
          </w:p>
        </w:tc>
      </w:tr>
      <w:tr w:rsidRPr="00B02140" w:rsidR="0091218A" w14:paraId="2E15BA6C" w14:textId="77777777">
        <w:trPr>
          <w:trHeight w:val="420"/>
        </w:trPr>
        <w:tc>
          <w:tcPr>
            <w:tcW w:w="673" w:type="dxa"/>
            <w:tcBorders>
              <w:top w:val="single" w:color="AAAAAA" w:sz="6" w:space="0"/>
              <w:left w:val="single" w:color="AAAAAA" w:sz="6" w:space="0"/>
              <w:bottom w:val="single" w:color="AAAAAA" w:sz="6" w:space="0"/>
              <w:right w:val="single" w:color="AAAAAA" w:sz="6" w:space="0"/>
            </w:tcBorders>
            <w:vAlign w:val="center"/>
          </w:tcPr>
          <w:p w:rsidRPr="00B02140" w:rsidR="0091218A" w:rsidRDefault="00C6244C" w14:paraId="0BCD067B" w14:textId="77777777">
            <w:pPr>
              <w:spacing w:after="0" w:line="259" w:lineRule="auto"/>
              <w:ind w:left="0" w:firstLine="0"/>
              <w:jc w:val="left"/>
              <w:rPr>
                <w:bCs/>
              </w:rPr>
            </w:pPr>
            <w:r w:rsidRPr="00B02140">
              <w:rPr>
                <w:bCs/>
                <w:sz w:val="19"/>
              </w:rPr>
              <w:t>MH</w:t>
            </w:r>
          </w:p>
        </w:tc>
        <w:tc>
          <w:tcPr>
            <w:tcW w:w="1671" w:type="dxa"/>
            <w:tcBorders>
              <w:top w:val="single" w:color="AAAAAA" w:sz="6" w:space="0"/>
              <w:left w:val="single" w:color="AAAAAA" w:sz="6" w:space="0"/>
              <w:bottom w:val="single" w:color="AAAAAA" w:sz="6" w:space="0"/>
              <w:right w:val="single" w:color="AAAAAA" w:sz="6" w:space="0"/>
            </w:tcBorders>
            <w:vAlign w:val="center"/>
          </w:tcPr>
          <w:p w:rsidRPr="00B02140" w:rsidR="0091218A" w:rsidRDefault="00C6244C" w14:paraId="537E661D" w14:textId="77777777">
            <w:pPr>
              <w:spacing w:after="0" w:line="259" w:lineRule="auto"/>
              <w:ind w:left="0" w:firstLine="0"/>
              <w:jc w:val="right"/>
              <w:rPr>
                <w:bCs/>
              </w:rPr>
            </w:pPr>
            <w:r w:rsidRPr="00B02140">
              <w:rPr>
                <w:bCs/>
                <w:sz w:val="19"/>
              </w:rPr>
              <w:t>7,078</w:t>
            </w:r>
          </w:p>
        </w:tc>
        <w:tc>
          <w:tcPr>
            <w:tcW w:w="2234" w:type="dxa"/>
            <w:tcBorders>
              <w:top w:val="single" w:color="AAAAAA" w:sz="6" w:space="0"/>
              <w:left w:val="single" w:color="AAAAAA" w:sz="6" w:space="0"/>
              <w:bottom w:val="single" w:color="AAAAAA" w:sz="6" w:space="0"/>
              <w:right w:val="single" w:color="AAAAAA" w:sz="6" w:space="0"/>
            </w:tcBorders>
            <w:vAlign w:val="center"/>
          </w:tcPr>
          <w:p w:rsidRPr="00B02140" w:rsidR="0091218A" w:rsidRDefault="00C6244C" w14:paraId="332040AD" w14:textId="77777777">
            <w:pPr>
              <w:spacing w:after="0" w:line="259" w:lineRule="auto"/>
              <w:ind w:left="0" w:firstLine="0"/>
              <w:jc w:val="right"/>
              <w:rPr>
                <w:bCs/>
              </w:rPr>
            </w:pPr>
            <w:r w:rsidRPr="00B02140">
              <w:rPr>
                <w:bCs/>
                <w:sz w:val="19"/>
              </w:rPr>
              <w:t>4,161</w:t>
            </w:r>
          </w:p>
        </w:tc>
        <w:tc>
          <w:tcPr>
            <w:tcW w:w="1207" w:type="dxa"/>
            <w:tcBorders>
              <w:top w:val="single" w:color="AAAAAA" w:sz="6" w:space="0"/>
              <w:left w:val="single" w:color="AAAAAA" w:sz="6" w:space="0"/>
              <w:bottom w:val="single" w:color="AAAAAA" w:sz="6" w:space="0"/>
              <w:right w:val="single" w:color="AAAAAA" w:sz="6" w:space="0"/>
            </w:tcBorders>
            <w:vAlign w:val="center"/>
          </w:tcPr>
          <w:p w:rsidRPr="00B02140" w:rsidR="0091218A" w:rsidRDefault="00C6244C" w14:paraId="775DF407" w14:textId="77777777">
            <w:pPr>
              <w:spacing w:after="0" w:line="259" w:lineRule="auto"/>
              <w:ind w:left="0" w:firstLine="0"/>
              <w:jc w:val="right"/>
              <w:rPr>
                <w:bCs/>
              </w:rPr>
            </w:pPr>
            <w:r w:rsidRPr="00B02140">
              <w:rPr>
                <w:bCs/>
                <w:sz w:val="19"/>
              </w:rPr>
              <w:t>41.2</w:t>
            </w:r>
          </w:p>
        </w:tc>
        <w:tc>
          <w:tcPr>
            <w:tcW w:w="1662" w:type="dxa"/>
            <w:tcBorders>
              <w:top w:val="single" w:color="AAAAAA" w:sz="6" w:space="0"/>
              <w:left w:val="single" w:color="AAAAAA" w:sz="6" w:space="0"/>
              <w:bottom w:val="single" w:color="AAAAAA" w:sz="6" w:space="0"/>
              <w:right w:val="single" w:color="AAAAAA" w:sz="6" w:space="0"/>
            </w:tcBorders>
            <w:vAlign w:val="center"/>
          </w:tcPr>
          <w:p w:rsidRPr="00B02140" w:rsidR="0091218A" w:rsidRDefault="00C6244C" w14:paraId="6A679FCF" w14:textId="77777777">
            <w:pPr>
              <w:spacing w:after="0" w:line="259" w:lineRule="auto"/>
              <w:ind w:left="0" w:firstLine="0"/>
              <w:jc w:val="right"/>
              <w:rPr>
                <w:bCs/>
              </w:rPr>
            </w:pPr>
            <w:r w:rsidRPr="00B02140">
              <w:rPr>
                <w:bCs/>
                <w:sz w:val="19"/>
              </w:rPr>
              <w:t>21,709</w:t>
            </w:r>
          </w:p>
        </w:tc>
        <w:tc>
          <w:tcPr>
            <w:tcW w:w="1370" w:type="dxa"/>
            <w:tcBorders>
              <w:top w:val="single" w:color="AAAAAA" w:sz="6" w:space="0"/>
              <w:left w:val="single" w:color="AAAAAA" w:sz="6" w:space="0"/>
              <w:bottom w:val="single" w:color="AAAAAA" w:sz="6" w:space="0"/>
              <w:right w:val="single" w:color="AAAAAA" w:sz="6" w:space="0"/>
            </w:tcBorders>
            <w:vAlign w:val="center"/>
          </w:tcPr>
          <w:p w:rsidRPr="00B02140" w:rsidR="0091218A" w:rsidRDefault="00C6244C" w14:paraId="246ABE5D" w14:textId="77777777">
            <w:pPr>
              <w:spacing w:after="0" w:line="259" w:lineRule="auto"/>
              <w:ind w:left="0" w:firstLine="0"/>
              <w:jc w:val="right"/>
              <w:rPr>
                <w:bCs/>
              </w:rPr>
            </w:pPr>
            <w:r w:rsidRPr="00B02140">
              <w:rPr>
                <w:bCs/>
                <w:sz w:val="19"/>
              </w:rPr>
              <w:t>7</w:t>
            </w:r>
          </w:p>
        </w:tc>
      </w:tr>
      <w:tr w:rsidRPr="00B02140" w:rsidR="0091218A" w14:paraId="527B4C2A" w14:textId="77777777">
        <w:trPr>
          <w:trHeight w:val="420"/>
        </w:trPr>
        <w:tc>
          <w:tcPr>
            <w:tcW w:w="673" w:type="dxa"/>
            <w:tcBorders>
              <w:top w:val="single" w:color="AAAAAA" w:sz="6" w:space="0"/>
              <w:left w:val="single" w:color="AAAAAA" w:sz="6" w:space="0"/>
              <w:bottom w:val="single" w:color="AAAAAA" w:sz="6" w:space="0"/>
              <w:right w:val="single" w:color="AAAAAA" w:sz="6" w:space="0"/>
            </w:tcBorders>
            <w:shd w:val="clear" w:color="auto" w:fill="F8F8F8"/>
            <w:vAlign w:val="center"/>
          </w:tcPr>
          <w:p w:rsidRPr="00B02140" w:rsidR="0091218A" w:rsidRDefault="00C6244C" w14:paraId="129D8366" w14:textId="77777777">
            <w:pPr>
              <w:spacing w:after="0" w:line="259" w:lineRule="auto"/>
              <w:ind w:left="0" w:firstLine="0"/>
              <w:jc w:val="left"/>
              <w:rPr>
                <w:bCs/>
              </w:rPr>
            </w:pPr>
            <w:r w:rsidRPr="00B02140">
              <w:rPr>
                <w:bCs/>
                <w:sz w:val="19"/>
              </w:rPr>
              <w:t>IDF</w:t>
            </w:r>
          </w:p>
        </w:tc>
        <w:tc>
          <w:tcPr>
            <w:tcW w:w="1671" w:type="dxa"/>
            <w:tcBorders>
              <w:top w:val="single" w:color="AAAAAA" w:sz="6" w:space="0"/>
              <w:left w:val="single" w:color="AAAAAA" w:sz="6" w:space="0"/>
              <w:bottom w:val="single" w:color="AAAAAA" w:sz="6" w:space="0"/>
              <w:right w:val="single" w:color="AAAAAA" w:sz="6" w:space="0"/>
            </w:tcBorders>
            <w:shd w:val="clear" w:color="auto" w:fill="F8F8F8"/>
            <w:vAlign w:val="center"/>
          </w:tcPr>
          <w:p w:rsidRPr="00B02140" w:rsidR="0091218A" w:rsidRDefault="00C6244C" w14:paraId="3FC6A271" w14:textId="77777777">
            <w:pPr>
              <w:spacing w:after="0" w:line="259" w:lineRule="auto"/>
              <w:ind w:left="0" w:firstLine="0"/>
              <w:jc w:val="right"/>
              <w:rPr>
                <w:bCs/>
              </w:rPr>
            </w:pPr>
            <w:r w:rsidRPr="00B02140">
              <w:rPr>
                <w:bCs/>
                <w:sz w:val="19"/>
              </w:rPr>
              <w:t>1,697</w:t>
            </w:r>
          </w:p>
        </w:tc>
        <w:tc>
          <w:tcPr>
            <w:tcW w:w="2234" w:type="dxa"/>
            <w:tcBorders>
              <w:top w:val="single" w:color="AAAAAA" w:sz="6" w:space="0"/>
              <w:left w:val="single" w:color="AAAAAA" w:sz="6" w:space="0"/>
              <w:bottom w:val="single" w:color="AAAAAA" w:sz="6" w:space="0"/>
              <w:right w:val="single" w:color="AAAAAA" w:sz="6" w:space="0"/>
            </w:tcBorders>
            <w:shd w:val="clear" w:color="auto" w:fill="F8F8F8"/>
            <w:vAlign w:val="center"/>
          </w:tcPr>
          <w:p w:rsidRPr="00B02140" w:rsidR="0091218A" w:rsidRDefault="00C6244C" w14:paraId="4252A058" w14:textId="77777777">
            <w:pPr>
              <w:spacing w:after="0" w:line="259" w:lineRule="auto"/>
              <w:ind w:left="0" w:firstLine="0"/>
              <w:jc w:val="right"/>
              <w:rPr>
                <w:bCs/>
              </w:rPr>
            </w:pPr>
            <w:r w:rsidRPr="00B02140">
              <w:rPr>
                <w:bCs/>
                <w:sz w:val="19"/>
              </w:rPr>
              <w:t>463</w:t>
            </w:r>
          </w:p>
        </w:tc>
        <w:tc>
          <w:tcPr>
            <w:tcW w:w="1207" w:type="dxa"/>
            <w:tcBorders>
              <w:top w:val="single" w:color="AAAAAA" w:sz="6" w:space="0"/>
              <w:left w:val="single" w:color="AAAAAA" w:sz="6" w:space="0"/>
              <w:bottom w:val="single" w:color="AAAAAA" w:sz="6" w:space="0"/>
              <w:right w:val="single" w:color="AAAAAA" w:sz="6" w:space="0"/>
            </w:tcBorders>
            <w:shd w:val="clear" w:color="auto" w:fill="F8F8F8"/>
            <w:vAlign w:val="center"/>
          </w:tcPr>
          <w:p w:rsidRPr="00B02140" w:rsidR="0091218A" w:rsidRDefault="00C6244C" w14:paraId="76DE1AE5" w14:textId="77777777">
            <w:pPr>
              <w:spacing w:after="0" w:line="259" w:lineRule="auto"/>
              <w:ind w:left="0" w:firstLine="0"/>
              <w:jc w:val="right"/>
              <w:rPr>
                <w:bCs/>
              </w:rPr>
            </w:pPr>
            <w:r w:rsidRPr="00B02140">
              <w:rPr>
                <w:bCs/>
                <w:sz w:val="19"/>
              </w:rPr>
              <w:t>72.7</w:t>
            </w:r>
          </w:p>
        </w:tc>
        <w:tc>
          <w:tcPr>
            <w:tcW w:w="1662" w:type="dxa"/>
            <w:tcBorders>
              <w:top w:val="single" w:color="AAAAAA" w:sz="6" w:space="0"/>
              <w:left w:val="single" w:color="AAAAAA" w:sz="6" w:space="0"/>
              <w:bottom w:val="single" w:color="AAAAAA" w:sz="6" w:space="0"/>
              <w:right w:val="single" w:color="AAAAAA" w:sz="6" w:space="0"/>
            </w:tcBorders>
            <w:shd w:val="clear" w:color="auto" w:fill="F8F8F8"/>
            <w:vAlign w:val="center"/>
          </w:tcPr>
          <w:p w:rsidRPr="00B02140" w:rsidR="0091218A" w:rsidRDefault="00C6244C" w14:paraId="41BAB59B" w14:textId="77777777">
            <w:pPr>
              <w:spacing w:after="0" w:line="259" w:lineRule="auto"/>
              <w:ind w:left="0" w:firstLine="0"/>
              <w:jc w:val="right"/>
              <w:rPr>
                <w:bCs/>
              </w:rPr>
            </w:pPr>
            <w:r w:rsidRPr="00B02140">
              <w:rPr>
                <w:bCs/>
                <w:sz w:val="19"/>
              </w:rPr>
              <w:t>5,768</w:t>
            </w:r>
          </w:p>
        </w:tc>
        <w:tc>
          <w:tcPr>
            <w:tcW w:w="1370" w:type="dxa"/>
            <w:tcBorders>
              <w:top w:val="single" w:color="AAAAAA" w:sz="6" w:space="0"/>
              <w:left w:val="single" w:color="AAAAAA" w:sz="6" w:space="0"/>
              <w:bottom w:val="single" w:color="AAAAAA" w:sz="6" w:space="0"/>
              <w:right w:val="single" w:color="AAAAAA" w:sz="6" w:space="0"/>
            </w:tcBorders>
            <w:shd w:val="clear" w:color="auto" w:fill="F8F8F8"/>
            <w:vAlign w:val="center"/>
          </w:tcPr>
          <w:p w:rsidRPr="00B02140" w:rsidR="0091218A" w:rsidRDefault="00C6244C" w14:paraId="32D5E33C" w14:textId="77777777">
            <w:pPr>
              <w:spacing w:after="0" w:line="259" w:lineRule="auto"/>
              <w:ind w:left="0" w:firstLine="0"/>
              <w:jc w:val="right"/>
              <w:rPr>
                <w:bCs/>
              </w:rPr>
            </w:pPr>
            <w:r w:rsidRPr="00B02140">
              <w:rPr>
                <w:bCs/>
                <w:sz w:val="19"/>
              </w:rPr>
              <w:t>0</w:t>
            </w:r>
          </w:p>
        </w:tc>
      </w:tr>
      <w:tr w:rsidRPr="00B02140" w:rsidR="0091218A" w14:paraId="6ACCA350" w14:textId="77777777">
        <w:trPr>
          <w:trHeight w:val="420"/>
        </w:trPr>
        <w:tc>
          <w:tcPr>
            <w:tcW w:w="673" w:type="dxa"/>
            <w:tcBorders>
              <w:top w:val="single" w:color="AAAAAA" w:sz="6" w:space="0"/>
              <w:left w:val="single" w:color="AAAAAA" w:sz="6" w:space="0"/>
              <w:bottom w:val="single" w:color="AAAAAA" w:sz="6" w:space="0"/>
              <w:right w:val="single" w:color="AAAAAA" w:sz="6" w:space="0"/>
            </w:tcBorders>
            <w:vAlign w:val="center"/>
          </w:tcPr>
          <w:p w:rsidRPr="00B02140" w:rsidR="0091218A" w:rsidRDefault="00C6244C" w14:paraId="5F25B927" w14:textId="77777777">
            <w:pPr>
              <w:spacing w:after="0" w:line="259" w:lineRule="auto"/>
              <w:ind w:left="0" w:firstLine="0"/>
              <w:jc w:val="left"/>
              <w:rPr>
                <w:bCs/>
              </w:rPr>
            </w:pPr>
            <w:r w:rsidRPr="00B02140">
              <w:rPr>
                <w:bCs/>
                <w:sz w:val="19"/>
              </w:rPr>
              <w:t>MS</w:t>
            </w:r>
          </w:p>
        </w:tc>
        <w:tc>
          <w:tcPr>
            <w:tcW w:w="1671" w:type="dxa"/>
            <w:tcBorders>
              <w:top w:val="single" w:color="AAAAAA" w:sz="6" w:space="0"/>
              <w:left w:val="single" w:color="AAAAAA" w:sz="6" w:space="0"/>
              <w:bottom w:val="single" w:color="AAAAAA" w:sz="6" w:space="0"/>
              <w:right w:val="single" w:color="AAAAAA" w:sz="6" w:space="0"/>
            </w:tcBorders>
            <w:vAlign w:val="center"/>
          </w:tcPr>
          <w:p w:rsidRPr="00B02140" w:rsidR="0091218A" w:rsidRDefault="00C6244C" w14:paraId="453CFB76" w14:textId="77777777">
            <w:pPr>
              <w:spacing w:after="0" w:line="259" w:lineRule="auto"/>
              <w:ind w:left="0" w:firstLine="0"/>
              <w:jc w:val="right"/>
              <w:rPr>
                <w:bCs/>
              </w:rPr>
            </w:pPr>
            <w:r w:rsidRPr="00B02140">
              <w:rPr>
                <w:bCs/>
                <w:sz w:val="19"/>
              </w:rPr>
              <w:t>552</w:t>
            </w:r>
          </w:p>
        </w:tc>
        <w:tc>
          <w:tcPr>
            <w:tcW w:w="2234" w:type="dxa"/>
            <w:tcBorders>
              <w:top w:val="single" w:color="AAAAAA" w:sz="6" w:space="0"/>
              <w:left w:val="single" w:color="AAAAAA" w:sz="6" w:space="0"/>
              <w:bottom w:val="single" w:color="AAAAAA" w:sz="6" w:space="0"/>
              <w:right w:val="single" w:color="AAAAAA" w:sz="6" w:space="0"/>
            </w:tcBorders>
            <w:vAlign w:val="center"/>
          </w:tcPr>
          <w:p w:rsidRPr="00B02140" w:rsidR="0091218A" w:rsidRDefault="00C6244C" w14:paraId="4F87C618" w14:textId="77777777">
            <w:pPr>
              <w:spacing w:after="0" w:line="259" w:lineRule="auto"/>
              <w:ind w:left="0" w:firstLine="0"/>
              <w:jc w:val="right"/>
              <w:rPr>
                <w:bCs/>
              </w:rPr>
            </w:pPr>
            <w:r w:rsidRPr="00B02140">
              <w:rPr>
                <w:bCs/>
                <w:sz w:val="19"/>
              </w:rPr>
              <w:t>114</w:t>
            </w:r>
          </w:p>
        </w:tc>
        <w:tc>
          <w:tcPr>
            <w:tcW w:w="1207" w:type="dxa"/>
            <w:tcBorders>
              <w:top w:val="single" w:color="AAAAAA" w:sz="6" w:space="0"/>
              <w:left w:val="single" w:color="AAAAAA" w:sz="6" w:space="0"/>
              <w:bottom w:val="single" w:color="AAAAAA" w:sz="6" w:space="0"/>
              <w:right w:val="single" w:color="AAAAAA" w:sz="6" w:space="0"/>
            </w:tcBorders>
            <w:vAlign w:val="center"/>
          </w:tcPr>
          <w:p w:rsidRPr="00B02140" w:rsidR="0091218A" w:rsidRDefault="00C6244C" w14:paraId="26C75399" w14:textId="77777777">
            <w:pPr>
              <w:spacing w:after="0" w:line="259" w:lineRule="auto"/>
              <w:ind w:left="0" w:firstLine="0"/>
              <w:jc w:val="right"/>
              <w:rPr>
                <w:bCs/>
              </w:rPr>
            </w:pPr>
            <w:r w:rsidRPr="00B02140">
              <w:rPr>
                <w:bCs/>
                <w:sz w:val="19"/>
              </w:rPr>
              <w:t>79.4</w:t>
            </w:r>
          </w:p>
        </w:tc>
        <w:tc>
          <w:tcPr>
            <w:tcW w:w="1662" w:type="dxa"/>
            <w:tcBorders>
              <w:top w:val="single" w:color="AAAAAA" w:sz="6" w:space="0"/>
              <w:left w:val="single" w:color="AAAAAA" w:sz="6" w:space="0"/>
              <w:bottom w:val="single" w:color="AAAAAA" w:sz="6" w:space="0"/>
              <w:right w:val="single" w:color="AAAAAA" w:sz="6" w:space="0"/>
            </w:tcBorders>
            <w:vAlign w:val="center"/>
          </w:tcPr>
          <w:p w:rsidRPr="00B02140" w:rsidR="0091218A" w:rsidRDefault="00C6244C" w14:paraId="47DED5FF" w14:textId="77777777">
            <w:pPr>
              <w:spacing w:after="0" w:line="259" w:lineRule="auto"/>
              <w:ind w:left="0" w:firstLine="0"/>
              <w:jc w:val="right"/>
              <w:rPr>
                <w:bCs/>
              </w:rPr>
            </w:pPr>
            <w:r w:rsidRPr="00B02140">
              <w:rPr>
                <w:bCs/>
                <w:sz w:val="19"/>
              </w:rPr>
              <w:t>6,511</w:t>
            </w:r>
          </w:p>
        </w:tc>
        <w:tc>
          <w:tcPr>
            <w:tcW w:w="1370" w:type="dxa"/>
            <w:tcBorders>
              <w:top w:val="single" w:color="AAAAAA" w:sz="6" w:space="0"/>
              <w:left w:val="single" w:color="AAAAAA" w:sz="6" w:space="0"/>
              <w:bottom w:val="single" w:color="AAAAAA" w:sz="6" w:space="0"/>
              <w:right w:val="single" w:color="AAAAAA" w:sz="6" w:space="0"/>
            </w:tcBorders>
            <w:vAlign w:val="center"/>
          </w:tcPr>
          <w:p w:rsidRPr="00B02140" w:rsidR="0091218A" w:rsidRDefault="00C6244C" w14:paraId="4AC46111" w14:textId="77777777">
            <w:pPr>
              <w:spacing w:after="0" w:line="259" w:lineRule="auto"/>
              <w:ind w:left="0" w:firstLine="0"/>
              <w:jc w:val="right"/>
              <w:rPr>
                <w:bCs/>
              </w:rPr>
            </w:pPr>
            <w:r w:rsidRPr="00B02140">
              <w:rPr>
                <w:bCs/>
                <w:sz w:val="19"/>
              </w:rPr>
              <w:t>6</w:t>
            </w:r>
          </w:p>
        </w:tc>
      </w:tr>
      <w:tr w:rsidRPr="00B02140" w:rsidR="0091218A" w14:paraId="26130251" w14:textId="77777777">
        <w:trPr>
          <w:trHeight w:val="420"/>
        </w:trPr>
        <w:tc>
          <w:tcPr>
            <w:tcW w:w="673" w:type="dxa"/>
            <w:tcBorders>
              <w:top w:val="single" w:color="AAAAAA" w:sz="6" w:space="0"/>
              <w:left w:val="single" w:color="AAAAAA" w:sz="6" w:space="0"/>
              <w:bottom w:val="single" w:color="AAAAAA" w:sz="6" w:space="0"/>
              <w:right w:val="single" w:color="AAAAAA" w:sz="6" w:space="0"/>
            </w:tcBorders>
            <w:shd w:val="clear" w:color="auto" w:fill="F8F8F8"/>
            <w:vAlign w:val="center"/>
          </w:tcPr>
          <w:p w:rsidRPr="00B02140" w:rsidR="0091218A" w:rsidRDefault="00C6244C" w14:paraId="47A2219C" w14:textId="77777777">
            <w:pPr>
              <w:spacing w:after="0" w:line="259" w:lineRule="auto"/>
              <w:ind w:left="0" w:firstLine="0"/>
              <w:rPr>
                <w:bCs/>
              </w:rPr>
            </w:pPr>
            <w:r w:rsidRPr="00B02140">
              <w:rPr>
                <w:bCs/>
                <w:sz w:val="19"/>
              </w:rPr>
              <w:t>CMA</w:t>
            </w:r>
          </w:p>
        </w:tc>
        <w:tc>
          <w:tcPr>
            <w:tcW w:w="1671" w:type="dxa"/>
            <w:tcBorders>
              <w:top w:val="single" w:color="AAAAAA" w:sz="6" w:space="0"/>
              <w:left w:val="single" w:color="AAAAAA" w:sz="6" w:space="0"/>
              <w:bottom w:val="single" w:color="AAAAAA" w:sz="6" w:space="0"/>
              <w:right w:val="single" w:color="AAAAAA" w:sz="6" w:space="0"/>
            </w:tcBorders>
            <w:shd w:val="clear" w:color="auto" w:fill="F8F8F8"/>
            <w:vAlign w:val="center"/>
          </w:tcPr>
          <w:p w:rsidRPr="00B02140" w:rsidR="0091218A" w:rsidRDefault="00C6244C" w14:paraId="31F026BA" w14:textId="77777777">
            <w:pPr>
              <w:spacing w:after="0" w:line="259" w:lineRule="auto"/>
              <w:ind w:left="0" w:firstLine="0"/>
              <w:jc w:val="right"/>
              <w:rPr>
                <w:bCs/>
              </w:rPr>
            </w:pPr>
            <w:r w:rsidRPr="00B02140">
              <w:rPr>
                <w:bCs/>
                <w:sz w:val="19"/>
              </w:rPr>
              <w:t>609</w:t>
            </w:r>
          </w:p>
        </w:tc>
        <w:tc>
          <w:tcPr>
            <w:tcW w:w="2234" w:type="dxa"/>
            <w:tcBorders>
              <w:top w:val="single" w:color="AAAAAA" w:sz="6" w:space="0"/>
              <w:left w:val="single" w:color="AAAAAA" w:sz="6" w:space="0"/>
              <w:bottom w:val="single" w:color="AAAAAA" w:sz="6" w:space="0"/>
              <w:right w:val="single" w:color="AAAAAA" w:sz="6" w:space="0"/>
            </w:tcBorders>
            <w:shd w:val="clear" w:color="auto" w:fill="F8F8F8"/>
            <w:vAlign w:val="center"/>
          </w:tcPr>
          <w:p w:rsidRPr="00B02140" w:rsidR="0091218A" w:rsidRDefault="00C6244C" w14:paraId="650A8B3B" w14:textId="77777777">
            <w:pPr>
              <w:spacing w:after="0" w:line="259" w:lineRule="auto"/>
              <w:ind w:left="0" w:firstLine="0"/>
              <w:jc w:val="right"/>
              <w:rPr>
                <w:bCs/>
              </w:rPr>
            </w:pPr>
            <w:r w:rsidRPr="00B02140">
              <w:rPr>
                <w:bCs/>
                <w:sz w:val="19"/>
              </w:rPr>
              <w:t>225</w:t>
            </w:r>
          </w:p>
        </w:tc>
        <w:tc>
          <w:tcPr>
            <w:tcW w:w="1207" w:type="dxa"/>
            <w:tcBorders>
              <w:top w:val="single" w:color="AAAAAA" w:sz="6" w:space="0"/>
              <w:left w:val="single" w:color="AAAAAA" w:sz="6" w:space="0"/>
              <w:bottom w:val="single" w:color="AAAAAA" w:sz="6" w:space="0"/>
              <w:right w:val="single" w:color="AAAAAA" w:sz="6" w:space="0"/>
            </w:tcBorders>
            <w:shd w:val="clear" w:color="auto" w:fill="F8F8F8"/>
            <w:vAlign w:val="center"/>
          </w:tcPr>
          <w:p w:rsidRPr="00B02140" w:rsidR="0091218A" w:rsidRDefault="00C6244C" w14:paraId="608C3238" w14:textId="77777777">
            <w:pPr>
              <w:spacing w:after="0" w:line="259" w:lineRule="auto"/>
              <w:ind w:left="0" w:firstLine="0"/>
              <w:jc w:val="right"/>
              <w:rPr>
                <w:bCs/>
              </w:rPr>
            </w:pPr>
            <w:r w:rsidRPr="00B02140">
              <w:rPr>
                <w:bCs/>
                <w:sz w:val="19"/>
              </w:rPr>
              <w:t>63.0</w:t>
            </w:r>
          </w:p>
        </w:tc>
        <w:tc>
          <w:tcPr>
            <w:tcW w:w="1662" w:type="dxa"/>
            <w:tcBorders>
              <w:top w:val="single" w:color="AAAAAA" w:sz="6" w:space="0"/>
              <w:left w:val="single" w:color="AAAAAA" w:sz="6" w:space="0"/>
              <w:bottom w:val="single" w:color="AAAAAA" w:sz="6" w:space="0"/>
              <w:right w:val="single" w:color="AAAAAA" w:sz="6" w:space="0"/>
            </w:tcBorders>
            <w:shd w:val="clear" w:color="auto" w:fill="F8F8F8"/>
            <w:vAlign w:val="center"/>
          </w:tcPr>
          <w:p w:rsidRPr="00B02140" w:rsidR="0091218A" w:rsidRDefault="00C6244C" w14:paraId="7D6F7BBC" w14:textId="77777777">
            <w:pPr>
              <w:spacing w:after="0" w:line="259" w:lineRule="auto"/>
              <w:ind w:left="0" w:firstLine="0"/>
              <w:jc w:val="right"/>
              <w:rPr>
                <w:bCs/>
              </w:rPr>
            </w:pPr>
            <w:r w:rsidRPr="00B02140">
              <w:rPr>
                <w:bCs/>
                <w:sz w:val="19"/>
              </w:rPr>
              <w:t>10,474</w:t>
            </w:r>
          </w:p>
        </w:tc>
        <w:tc>
          <w:tcPr>
            <w:tcW w:w="1370" w:type="dxa"/>
            <w:tcBorders>
              <w:top w:val="single" w:color="AAAAAA" w:sz="6" w:space="0"/>
              <w:left w:val="single" w:color="AAAAAA" w:sz="6" w:space="0"/>
              <w:bottom w:val="single" w:color="AAAAAA" w:sz="6" w:space="0"/>
              <w:right w:val="single" w:color="AAAAAA" w:sz="6" w:space="0"/>
            </w:tcBorders>
            <w:shd w:val="clear" w:color="auto" w:fill="F8F8F8"/>
            <w:vAlign w:val="center"/>
          </w:tcPr>
          <w:p w:rsidRPr="00B02140" w:rsidR="0091218A" w:rsidRDefault="00C6244C" w14:paraId="38EAE2FE" w14:textId="77777777">
            <w:pPr>
              <w:spacing w:after="0" w:line="259" w:lineRule="auto"/>
              <w:ind w:left="0" w:firstLine="0"/>
              <w:jc w:val="right"/>
              <w:rPr>
                <w:bCs/>
              </w:rPr>
            </w:pPr>
            <w:r w:rsidRPr="00B02140">
              <w:rPr>
                <w:bCs/>
                <w:sz w:val="19"/>
              </w:rPr>
              <w:t>1</w:t>
            </w:r>
          </w:p>
        </w:tc>
      </w:tr>
      <w:tr w:rsidRPr="00B02140" w:rsidR="0091218A" w14:paraId="01CC40B6" w14:textId="77777777">
        <w:trPr>
          <w:trHeight w:val="420"/>
        </w:trPr>
        <w:tc>
          <w:tcPr>
            <w:tcW w:w="673" w:type="dxa"/>
            <w:tcBorders>
              <w:top w:val="single" w:color="AAAAAA" w:sz="6" w:space="0"/>
              <w:left w:val="single" w:color="AAAAAA" w:sz="6" w:space="0"/>
              <w:bottom w:val="single" w:color="AAAAAA" w:sz="6" w:space="0"/>
              <w:right w:val="single" w:color="AAAAAA" w:sz="6" w:space="0"/>
            </w:tcBorders>
            <w:vAlign w:val="center"/>
          </w:tcPr>
          <w:p w:rsidRPr="00B02140" w:rsidR="0091218A" w:rsidRDefault="00C6244C" w14:paraId="424CA150" w14:textId="77777777">
            <w:pPr>
              <w:spacing w:after="0" w:line="259" w:lineRule="auto"/>
              <w:ind w:left="0" w:firstLine="0"/>
              <w:jc w:val="left"/>
              <w:rPr>
                <w:bCs/>
              </w:rPr>
            </w:pPr>
            <w:r w:rsidRPr="00B02140">
              <w:rPr>
                <w:bCs/>
                <w:sz w:val="19"/>
                <w:rPrChange w:author="Jericho O'Connell" w:date="2026-05-10T18:19:00Z" w16du:dateUtc="2026-05-11T01:19:00Z" w:id="297">
                  <w:rPr>
                    <w:b/>
                    <w:sz w:val="19"/>
                  </w:rPr>
                </w:rPrChange>
              </w:rPr>
              <w:t>Total</w:t>
            </w:r>
          </w:p>
        </w:tc>
        <w:tc>
          <w:tcPr>
            <w:tcW w:w="1671" w:type="dxa"/>
            <w:tcBorders>
              <w:top w:val="single" w:color="AAAAAA" w:sz="6" w:space="0"/>
              <w:left w:val="single" w:color="AAAAAA" w:sz="6" w:space="0"/>
              <w:bottom w:val="single" w:color="AAAAAA" w:sz="6" w:space="0"/>
              <w:right w:val="single" w:color="AAAAAA" w:sz="6" w:space="0"/>
            </w:tcBorders>
            <w:vAlign w:val="center"/>
          </w:tcPr>
          <w:p w:rsidRPr="00B02140" w:rsidR="0091218A" w:rsidRDefault="00C6244C" w14:paraId="10D54345" w14:textId="77777777">
            <w:pPr>
              <w:spacing w:after="0" w:line="259" w:lineRule="auto"/>
              <w:ind w:left="0" w:firstLine="0"/>
              <w:jc w:val="right"/>
              <w:rPr>
                <w:bCs/>
              </w:rPr>
            </w:pPr>
            <w:r w:rsidRPr="00B02140">
              <w:rPr>
                <w:bCs/>
                <w:sz w:val="19"/>
                <w:rPrChange w:author="Jericho O'Connell" w:date="2026-05-10T18:19:00Z" w16du:dateUtc="2026-05-11T01:19:00Z" w:id="298">
                  <w:rPr>
                    <w:b/>
                    <w:sz w:val="19"/>
                  </w:rPr>
                </w:rPrChange>
              </w:rPr>
              <w:t>154,483</w:t>
            </w:r>
          </w:p>
        </w:tc>
        <w:tc>
          <w:tcPr>
            <w:tcW w:w="2234" w:type="dxa"/>
            <w:tcBorders>
              <w:top w:val="single" w:color="AAAAAA" w:sz="6" w:space="0"/>
              <w:left w:val="single" w:color="AAAAAA" w:sz="6" w:space="0"/>
              <w:bottom w:val="single" w:color="AAAAAA" w:sz="6" w:space="0"/>
              <w:right w:val="single" w:color="AAAAAA" w:sz="6" w:space="0"/>
            </w:tcBorders>
            <w:vAlign w:val="center"/>
          </w:tcPr>
          <w:p w:rsidRPr="00B02140" w:rsidR="0091218A" w:rsidRDefault="00C6244C" w14:paraId="6082734C" w14:textId="77777777">
            <w:pPr>
              <w:spacing w:after="0" w:line="259" w:lineRule="auto"/>
              <w:ind w:left="0" w:firstLine="0"/>
              <w:jc w:val="right"/>
              <w:rPr>
                <w:bCs/>
              </w:rPr>
            </w:pPr>
            <w:r w:rsidRPr="00B02140">
              <w:rPr>
                <w:bCs/>
                <w:sz w:val="19"/>
                <w:rPrChange w:author="Jericho O'Connell" w:date="2026-05-10T18:19:00Z" w16du:dateUtc="2026-05-11T01:19:00Z" w:id="299">
                  <w:rPr>
                    <w:b/>
                    <w:sz w:val="19"/>
                  </w:rPr>
                </w:rPrChange>
              </w:rPr>
              <w:t>47,534</w:t>
            </w:r>
          </w:p>
        </w:tc>
        <w:tc>
          <w:tcPr>
            <w:tcW w:w="1207" w:type="dxa"/>
            <w:tcBorders>
              <w:top w:val="single" w:color="AAAAAA" w:sz="6" w:space="0"/>
              <w:left w:val="single" w:color="AAAAAA" w:sz="6" w:space="0"/>
              <w:bottom w:val="single" w:color="AAAAAA" w:sz="6" w:space="0"/>
              <w:right w:val="single" w:color="AAAAAA" w:sz="6" w:space="0"/>
            </w:tcBorders>
            <w:vAlign w:val="center"/>
          </w:tcPr>
          <w:p w:rsidRPr="00B02140" w:rsidR="0091218A" w:rsidRDefault="00C6244C" w14:paraId="078E2485" w14:textId="77777777">
            <w:pPr>
              <w:spacing w:after="0" w:line="259" w:lineRule="auto"/>
              <w:ind w:left="0" w:firstLine="0"/>
              <w:jc w:val="right"/>
              <w:rPr>
                <w:bCs/>
              </w:rPr>
            </w:pPr>
            <w:r w:rsidRPr="00B02140">
              <w:rPr>
                <w:bCs/>
                <w:sz w:val="19"/>
                <w:rPrChange w:author="Jericho O'Connell" w:date="2026-05-10T18:19:00Z" w16du:dateUtc="2026-05-11T01:19:00Z" w:id="300">
                  <w:rPr>
                    <w:b/>
                    <w:sz w:val="19"/>
                  </w:rPr>
                </w:rPrChange>
              </w:rPr>
              <w:t>69.2</w:t>
            </w:r>
          </w:p>
        </w:tc>
        <w:tc>
          <w:tcPr>
            <w:tcW w:w="1662" w:type="dxa"/>
            <w:tcBorders>
              <w:top w:val="single" w:color="AAAAAA" w:sz="6" w:space="0"/>
              <w:left w:val="single" w:color="AAAAAA" w:sz="6" w:space="0"/>
              <w:bottom w:val="single" w:color="AAAAAA" w:sz="6" w:space="0"/>
              <w:right w:val="single" w:color="AAAAAA" w:sz="6" w:space="0"/>
            </w:tcBorders>
            <w:vAlign w:val="center"/>
          </w:tcPr>
          <w:p w:rsidRPr="00B02140" w:rsidR="0091218A" w:rsidRDefault="00C6244C" w14:paraId="731BCA18" w14:textId="77777777">
            <w:pPr>
              <w:spacing w:after="0" w:line="259" w:lineRule="auto"/>
              <w:ind w:left="0" w:firstLine="0"/>
              <w:jc w:val="right"/>
              <w:rPr>
                <w:bCs/>
              </w:rPr>
            </w:pPr>
            <w:r w:rsidRPr="00B02140">
              <w:rPr>
                <w:bCs/>
                <w:sz w:val="19"/>
              </w:rPr>
              <w:t>—</w:t>
            </w:r>
          </w:p>
        </w:tc>
        <w:tc>
          <w:tcPr>
            <w:tcW w:w="1370" w:type="dxa"/>
            <w:tcBorders>
              <w:top w:val="single" w:color="AAAAAA" w:sz="6" w:space="0"/>
              <w:left w:val="single" w:color="AAAAAA" w:sz="6" w:space="0"/>
              <w:bottom w:val="single" w:color="AAAAAA" w:sz="6" w:space="0"/>
              <w:right w:val="single" w:color="AAAAAA" w:sz="6" w:space="0"/>
            </w:tcBorders>
            <w:vAlign w:val="center"/>
          </w:tcPr>
          <w:p w:rsidRPr="00B02140" w:rsidR="0091218A" w:rsidRDefault="00C6244C" w14:paraId="0C24FB60" w14:textId="77777777">
            <w:pPr>
              <w:spacing w:after="0" w:line="259" w:lineRule="auto"/>
              <w:ind w:left="0" w:firstLine="0"/>
              <w:jc w:val="right"/>
              <w:rPr>
                <w:bCs/>
              </w:rPr>
            </w:pPr>
            <w:r w:rsidRPr="00B02140">
              <w:rPr>
                <w:bCs/>
                <w:sz w:val="19"/>
                <w:rPrChange w:author="Jericho O'Connell" w:date="2026-05-10T18:19:00Z" w16du:dateUtc="2026-05-11T01:19:00Z" w:id="301">
                  <w:rPr>
                    <w:b/>
                    <w:sz w:val="19"/>
                  </w:rPr>
                </w:rPrChange>
              </w:rPr>
              <w:t>692</w:t>
            </w:r>
          </w:p>
        </w:tc>
      </w:tr>
    </w:tbl>
    <w:p w:rsidRPr="00B02140" w:rsidR="0091218A" w:rsidRDefault="00C6244C" w14:paraId="13DB2763" w14:textId="77777777">
      <w:pPr>
        <w:pStyle w:val="Heading2"/>
        <w:ind w:left="330" w:hanging="345"/>
        <w:rPr>
          <w:b w:val="0"/>
          <w:bCs/>
          <w:rPrChange w:author="Jericho O'Connell" w:date="2026-05-10T18:19:00Z" w16du:dateUtc="2026-05-11T01:19:00Z" w:id="302">
            <w:rPr/>
          </w:rPrChange>
        </w:rPr>
      </w:pPr>
      <w:r w:rsidRPr="00B02140">
        <w:rPr>
          <w:b w:val="0"/>
          <w:bCs/>
          <w:rPrChange w:author="Jericho O'Connell" w:date="2026-05-10T18:19:00Z" w16du:dateUtc="2026-05-11T01:19:00Z" w:id="303">
            <w:rPr/>
          </w:rPrChange>
        </w:rPr>
        <w:t>Coastal Western Hemlock (CWH) Zone</w:t>
      </w:r>
    </w:p>
    <w:p w:rsidRPr="00B02140" w:rsidR="0091218A" w:rsidRDefault="00C6244C" w14:paraId="5982CD51" w14:textId="77777777">
      <w:pPr>
        <w:ind w:left="-5" w:right="12"/>
        <w:rPr>
          <w:bCs/>
        </w:rPr>
      </w:pPr>
      <w:r w:rsidRPr="00B02140">
        <w:rPr>
          <w:bCs/>
        </w:rPr>
        <w:t>The CWH zone contains the vast majority of BC's yew habitat (72% of estimated original, 72% of current remaining). Across 14 CWH subzones and 885,783 ha of analysed area:</w:t>
      </w:r>
    </w:p>
    <w:p w:rsidRPr="00B02140" w:rsidR="0091218A" w:rsidRDefault="00C6244C" w14:paraId="0A0B90CB" w14:textId="77777777">
      <w:pPr>
        <w:numPr>
          <w:ilvl w:val="0"/>
          <w:numId w:val="1"/>
        </w:numPr>
        <w:spacing w:line="259" w:lineRule="auto"/>
        <w:ind w:right="6" w:hanging="132"/>
        <w:jc w:val="left"/>
        <w:rPr>
          <w:bCs/>
        </w:rPr>
      </w:pPr>
      <w:r w:rsidRPr="00B02140">
        <w:rPr>
          <w:bCs/>
          <w:rPrChange w:author="Jericho O'Connell" w:date="2026-05-10T18:19:00Z" w16du:dateUtc="2026-05-11T01:19:00Z" w:id="304">
            <w:rPr>
              <w:b/>
            </w:rPr>
          </w:rPrChange>
        </w:rPr>
        <w:t>Estimated original yew habitat</w:t>
      </w:r>
      <w:r w:rsidRPr="00B02140">
        <w:rPr>
          <w:bCs/>
        </w:rPr>
        <w:t>: 111,407 ha</w:t>
      </w:r>
    </w:p>
    <w:p w:rsidRPr="00B02140" w:rsidR="0091218A" w:rsidRDefault="00C6244C" w14:paraId="78BE7297" w14:textId="77777777">
      <w:pPr>
        <w:numPr>
          <w:ilvl w:val="0"/>
          <w:numId w:val="1"/>
        </w:numPr>
        <w:spacing w:line="259" w:lineRule="auto"/>
        <w:ind w:right="6" w:hanging="132"/>
        <w:jc w:val="left"/>
        <w:rPr>
          <w:bCs/>
        </w:rPr>
      </w:pPr>
      <w:r w:rsidRPr="00B02140">
        <w:rPr>
          <w:bCs/>
          <w:rPrChange w:author="Jericho O'Connell" w:date="2026-05-10T18:19:00Z" w16du:dateUtc="2026-05-11T01:19:00Z" w:id="305">
            <w:rPr>
              <w:b/>
            </w:rPr>
          </w:rPrChange>
        </w:rPr>
        <w:t>Current remaining</w:t>
      </w:r>
      <w:r w:rsidRPr="00B02140">
        <w:rPr>
          <w:bCs/>
        </w:rPr>
        <w:t>: 34,386 ha (</w:t>
      </w:r>
      <w:r w:rsidRPr="00B02140">
        <w:rPr>
          <w:bCs/>
          <w:rPrChange w:author="Jericho O'Connell" w:date="2026-05-10T18:19:00Z" w16du:dateUtc="2026-05-11T01:19:00Z" w:id="306">
            <w:rPr>
              <w:b/>
            </w:rPr>
          </w:rPrChange>
        </w:rPr>
        <w:t>69.1% decline</w:t>
      </w:r>
      <w:r w:rsidRPr="00B02140">
        <w:rPr>
          <w:bCs/>
        </w:rPr>
        <w:t>)</w:t>
      </w:r>
    </w:p>
    <w:p w:rsidRPr="00B02140" w:rsidR="0091218A" w:rsidRDefault="00C6244C" w14:paraId="3D3F098F" w14:textId="77777777">
      <w:pPr>
        <w:numPr>
          <w:ilvl w:val="0"/>
          <w:numId w:val="1"/>
        </w:numPr>
        <w:spacing w:line="259" w:lineRule="auto"/>
        <w:ind w:right="6" w:hanging="132"/>
        <w:jc w:val="left"/>
        <w:rPr>
          <w:bCs/>
        </w:rPr>
      </w:pPr>
      <w:r w:rsidRPr="00B02140">
        <w:rPr>
          <w:bCs/>
          <w:rPrChange w:author="Jericho O'Connell" w:date="2026-05-10T18:19:00Z" w16du:dateUtc="2026-05-11T01:19:00Z" w:id="307">
            <w:rPr>
              <w:b/>
            </w:rPr>
          </w:rPrChange>
        </w:rPr>
        <w:t>Old-growth forest remaining</w:t>
      </w:r>
      <w:r w:rsidRPr="00B02140">
        <w:rPr>
          <w:bCs/>
        </w:rPr>
        <w:t>: 330,804 ha (37.3% of total CWH area)</w:t>
      </w:r>
    </w:p>
    <w:p w:rsidRPr="00B02140" w:rsidR="0091218A" w:rsidRDefault="00C6244C" w14:paraId="365E92C9" w14:textId="15E6F39C">
      <w:pPr>
        <w:numPr>
          <w:ilvl w:val="0"/>
          <w:numId w:val="1"/>
        </w:numPr>
        <w:spacing w:after="165" w:line="259" w:lineRule="auto"/>
        <w:ind w:right="6" w:hanging="132"/>
        <w:jc w:val="left"/>
      </w:pPr>
      <w:r w:rsidRPr="6CC2D261">
        <w:rPr>
          <w:b/>
          <w:rPrChange w:author="Jericho O'Connell" w:date="2026-05-10T18:19:00Z" w16du:dateUtc="2026-05-11T01:19:00Z" w:id="308">
            <w:rPr>
              <w:b/>
            </w:rPr>
          </w:rPrChange>
        </w:rPr>
        <w:t>Logged forest</w:t>
      </w:r>
      <w:r>
        <w:t>: 312,128 ha (35.2% of total CWH area)</w:t>
      </w:r>
      <w:ins w:author="Jericho O'Connell" w:date="2026-05-11T03:40:00Z" w16du:dateUtc="2026-05-11T03:40:47Z" w:id="309">
        <w:r w:rsidR="40808054">
          <w:t xml:space="preserve"> </w:t>
        </w:r>
      </w:ins>
      <w:ins w:author="Jericho O'Connell" w:date="2026-05-11T03:40:00Z" w16du:dateUtc="2026-05-11T03:40:48Z" w:id="310">
        <w:r w:rsidR="40808054">
          <w:t>[!</w:t>
        </w:r>
      </w:ins>
      <w:ins w:author="Jericho O'Connell" w:date="2026-05-11T03:40:00Z" w16du:dateUtc="2026-05-11T03:40:51Z" w:id="311">
        <w:r w:rsidR="40808054">
          <w:t xml:space="preserve"> </w:t>
        </w:r>
      </w:ins>
      <w:ins w:author="Jericho O'Connell" w:date="2026-05-11T03:40:00Z" w16du:dateUtc="2026-05-11T03:40:54Z" w:id="312">
        <w:r w:rsidR="40808054">
          <w:t xml:space="preserve">These numbers don’t </w:t>
        </w:r>
      </w:ins>
      <w:ins w:author="Jericho O'Connell" w:date="2026-05-11T03:40:00Z" w16du:dateUtc="2026-05-11T03:40:56Z" w:id="313">
        <w:r w:rsidR="40808054">
          <w:t>add up.]</w:t>
        </w:r>
      </w:ins>
    </w:p>
    <w:p w:rsidRPr="00B02140" w:rsidR="0091218A" w:rsidRDefault="00C6244C" w14:paraId="6531E8B5" w14:textId="77777777">
      <w:pPr>
        <w:spacing w:after="278"/>
        <w:ind w:left="-5" w:right="12"/>
        <w:rPr>
          <w:bCs/>
        </w:rPr>
      </w:pPr>
      <w:r w:rsidRPr="00B02140">
        <w:rPr>
          <w:bCs/>
        </w:rPr>
        <w:t>The most severely impacted CWH subzones include CWHxm2 (89.5% decline), CWHmm2 (90.7%), CWHdm (83.9%), and CWHxm1 (84.1%) — all reflecting heavy logging in drier maritime subzones. The CWHvh2 subzone retains the most yew habitat in absolute terms (10,355 ha) due to its extensive old-growth (121,647 ha) in remote hypermaritime terrain (Figure 2).</w:t>
      </w:r>
    </w:p>
    <w:p w:rsidRPr="00B02140" w:rsidR="0091218A" w:rsidRDefault="00C6244C" w14:paraId="46B950BA" w14:textId="77777777">
      <w:pPr>
        <w:pStyle w:val="Heading2"/>
        <w:ind w:left="330" w:hanging="345"/>
        <w:rPr>
          <w:b w:val="0"/>
          <w:bCs/>
          <w:rPrChange w:author="Jericho O'Connell" w:date="2026-05-10T18:19:00Z" w16du:dateUtc="2026-05-11T01:19:00Z" w:id="314">
            <w:rPr/>
          </w:rPrChange>
        </w:rPr>
      </w:pPr>
      <w:r w:rsidRPr="00B02140">
        <w:rPr>
          <w:b w:val="0"/>
          <w:bCs/>
          <w:rPrChange w:author="Jericho O'Connell" w:date="2026-05-10T18:19:00Z" w16du:dateUtc="2026-05-11T01:19:00Z" w:id="315">
            <w:rPr/>
          </w:rPrChange>
        </w:rPr>
        <w:t>Interior Cedar–Hemlock (ICH) Zone</w:t>
      </w:r>
    </w:p>
    <w:p w:rsidRPr="00B02140" w:rsidR="0091218A" w:rsidRDefault="00C6244C" w14:paraId="4E5ADBC4" w14:textId="77777777">
      <w:pPr>
        <w:ind w:left="-5" w:right="12"/>
        <w:rPr>
          <w:bCs/>
        </w:rPr>
      </w:pPr>
      <w:r w:rsidRPr="00B02140">
        <w:rPr>
          <w:bCs/>
        </w:rPr>
        <w:t>The ICH zone supports Pacific yew in moist valley-bottom forests east of the Coast and Columbia Mountains. Our analysis of 14 ICH tiles across 142,778 ha reveals:</w:t>
      </w:r>
    </w:p>
    <w:p w:rsidRPr="00B02140" w:rsidR="0091218A" w:rsidRDefault="00C6244C" w14:paraId="0EADD323" w14:textId="77777777">
      <w:pPr>
        <w:numPr>
          <w:ilvl w:val="0"/>
          <w:numId w:val="6"/>
        </w:numPr>
        <w:spacing w:line="259" w:lineRule="auto"/>
        <w:ind w:right="6" w:hanging="132"/>
        <w:jc w:val="left"/>
        <w:rPr>
          <w:bCs/>
        </w:rPr>
      </w:pPr>
      <w:r w:rsidRPr="00B02140">
        <w:rPr>
          <w:bCs/>
          <w:rPrChange w:author="Jericho O'Connell" w:date="2026-05-10T18:19:00Z" w16du:dateUtc="2026-05-11T01:19:00Z" w:id="316">
            <w:rPr>
              <w:b/>
            </w:rPr>
          </w:rPrChange>
        </w:rPr>
        <w:t>Estimated original yew habitat</w:t>
      </w:r>
      <w:r w:rsidRPr="00B02140">
        <w:rPr>
          <w:bCs/>
        </w:rPr>
        <w:t>: 25,257 ha</w:t>
      </w:r>
    </w:p>
    <w:p w:rsidRPr="00B02140" w:rsidR="0091218A" w:rsidRDefault="00C6244C" w14:paraId="3D898C87" w14:textId="77777777">
      <w:pPr>
        <w:numPr>
          <w:ilvl w:val="0"/>
          <w:numId w:val="6"/>
        </w:numPr>
        <w:spacing w:line="259" w:lineRule="auto"/>
        <w:ind w:right="6" w:hanging="132"/>
        <w:jc w:val="left"/>
        <w:rPr>
          <w:bCs/>
        </w:rPr>
      </w:pPr>
      <w:r w:rsidRPr="00B02140">
        <w:rPr>
          <w:bCs/>
          <w:rPrChange w:author="Jericho O'Connell" w:date="2026-05-10T18:19:00Z" w16du:dateUtc="2026-05-11T01:19:00Z" w:id="317">
            <w:rPr>
              <w:b/>
            </w:rPr>
          </w:rPrChange>
        </w:rPr>
        <w:t>Current remaining</w:t>
      </w:r>
      <w:r w:rsidRPr="00B02140">
        <w:rPr>
          <w:bCs/>
        </w:rPr>
        <w:t>: 6,385 ha (</w:t>
      </w:r>
      <w:r w:rsidRPr="00B02140">
        <w:rPr>
          <w:bCs/>
          <w:rPrChange w:author="Jericho O'Connell" w:date="2026-05-10T18:19:00Z" w16du:dateUtc="2026-05-11T01:19:00Z" w:id="318">
            <w:rPr>
              <w:b/>
            </w:rPr>
          </w:rPrChange>
        </w:rPr>
        <w:t>74.7% decline</w:t>
      </w:r>
      <w:r w:rsidRPr="00B02140">
        <w:rPr>
          <w:bCs/>
        </w:rPr>
        <w:t>)</w:t>
      </w:r>
    </w:p>
    <w:p w:rsidRPr="00B02140" w:rsidR="0091218A" w:rsidRDefault="00C6244C" w14:paraId="60E0F454" w14:textId="77777777">
      <w:pPr>
        <w:numPr>
          <w:ilvl w:val="0"/>
          <w:numId w:val="6"/>
        </w:numPr>
        <w:spacing w:line="259" w:lineRule="auto"/>
        <w:ind w:right="6" w:hanging="132"/>
        <w:jc w:val="left"/>
        <w:rPr>
          <w:del w:author="Jericho O'Connell" w:date="2026-05-11T03:42:00Z" w16du:dateUtc="2026-05-11T03:42:19Z" w:id="319"/>
        </w:rPr>
      </w:pPr>
      <w:del w:author="Jericho O'Connell" w:date="2026-05-11T03:42:00Z" w16du:dateUtc="2026-05-11T03:42:19Z" w:id="320">
        <w:r w:rsidRPr="28ACECF6">
          <w:rPr>
            <w:b/>
            <w:rPrChange w:author="Jericho O'Connell" w:date="2026-05-10T18:19:00Z" w16du:dateUtc="2026-05-11T01:19:00Z" w:id="321">
              <w:rPr>
                <w:b/>
              </w:rPr>
            </w:rPrChange>
          </w:rPr>
          <w:delText>Old-growth forest remaining</w:delText>
        </w:r>
        <w:r>
          <w:delText>: 35,907 ha (25.1% of total ICH area)</w:delText>
        </w:r>
      </w:del>
    </w:p>
    <w:p w:rsidRPr="00B02140" w:rsidR="0091218A" w:rsidRDefault="00C6244C" w14:paraId="310A19D3" w14:textId="77777777">
      <w:pPr>
        <w:numPr>
          <w:ilvl w:val="0"/>
          <w:numId w:val="6"/>
        </w:numPr>
        <w:spacing w:after="166" w:line="259" w:lineRule="auto"/>
        <w:ind w:right="6" w:hanging="132"/>
        <w:jc w:val="left"/>
        <w:rPr>
          <w:del w:author="Jericho O'Connell" w:date="2026-05-11T03:42:00Z" w16du:dateUtc="2026-05-11T03:42:19Z" w:id="322"/>
        </w:rPr>
      </w:pPr>
      <w:del w:author="Jericho O'Connell" w:date="2026-05-11T03:42:00Z" w16du:dateUtc="2026-05-11T03:42:19Z" w:id="323">
        <w:r w:rsidRPr="28ACECF6">
          <w:rPr>
            <w:b/>
            <w:rPrChange w:author="Jericho O'Connell" w:date="2026-05-10T18:19:00Z" w16du:dateUtc="2026-05-11T01:19:00Z" w:id="324">
              <w:rPr>
                <w:b/>
              </w:rPr>
            </w:rPrChange>
          </w:rPr>
          <w:delText>Logged forest</w:delText>
        </w:r>
        <w:r>
          <w:delText>: 97,071 ha (68.0% of total ICH area)</w:delText>
        </w:r>
      </w:del>
    </w:p>
    <w:p w:rsidRPr="00B02140" w:rsidR="0091218A" w:rsidRDefault="00C6244C" w14:paraId="6B8D8F4A" w14:textId="77777777">
      <w:pPr>
        <w:spacing w:after="278"/>
        <w:ind w:left="-5" w:right="12"/>
        <w:rPr>
          <w:bCs/>
        </w:rPr>
      </w:pPr>
      <w:r w:rsidRPr="00B02140">
        <w:rPr>
          <w:bCs/>
        </w:rPr>
        <w:t xml:space="preserve">The ICH zone shows a </w:t>
      </w:r>
      <w:r w:rsidRPr="00B02140">
        <w:rPr>
          <w:bCs/>
          <w:rPrChange w:author="Jericho O'Connell" w:date="2026-05-10T18:19:00Z" w16du:dateUtc="2026-05-11T01:19:00Z" w:id="325">
            <w:rPr>
              <w:b/>
            </w:rPr>
          </w:rPrChange>
        </w:rPr>
        <w:t>higher percentage decline</w:t>
      </w:r>
      <w:r w:rsidRPr="00B02140">
        <w:rPr>
          <w:bCs/>
        </w:rPr>
        <w:t xml:space="preserve"> than the CWH (74.7% vs. 69.1%), primarily because a larger proportion of the ICH landscape has been logged (68.0% vs. 35.2%), reflecting the more accessible valley-bottom terrain where yew habitat concentrates. The ICHxw subzone has the highest mean yew probability in old-growth of any sampled subzone (0.489), yet has lost 83.8% of its estimated original habitat (Figure 3).</w:t>
      </w:r>
    </w:p>
    <w:p w:rsidRPr="00B02140" w:rsidR="0091218A" w:rsidRDefault="00C6244C" w14:paraId="30BEE958" w14:textId="77777777">
      <w:pPr>
        <w:pStyle w:val="Heading2"/>
        <w:ind w:left="330" w:hanging="345"/>
        <w:rPr>
          <w:b w:val="0"/>
          <w:bCs/>
          <w:rPrChange w:author="Jericho O'Connell" w:date="2026-05-10T18:19:00Z" w16du:dateUtc="2026-05-11T01:19:00Z" w:id="326">
            <w:rPr/>
          </w:rPrChange>
        </w:rPr>
      </w:pPr>
      <w:r w:rsidRPr="00B02140">
        <w:rPr>
          <w:b w:val="0"/>
          <w:bCs/>
          <w:rPrChange w:author="Jericho O'Connell" w:date="2026-05-10T18:19:00Z" w16du:dateUtc="2026-05-11T01:19:00Z" w:id="327">
            <w:rPr/>
          </w:rPrChange>
        </w:rPr>
        <w:t>Coastal Douglas-fir (CDF) Zone</w:t>
      </w:r>
    </w:p>
    <w:p w:rsidRPr="00B02140" w:rsidR="0091218A" w:rsidRDefault="00C6244C" w14:paraId="270A9855" w14:textId="77777777">
      <w:pPr>
        <w:ind w:left="-5" w:right="12"/>
        <w:rPr>
          <w:bCs/>
        </w:rPr>
      </w:pPr>
      <w:r w:rsidRPr="00B02140">
        <w:rPr>
          <w:bCs/>
        </w:rPr>
        <w:t>The CDF zone, restricted to the rain-shadow lowlands of southeastern Vancouver Island and the Gulf Islands, has experienced the most catastrophic yew habitat loss of any zone (Figure 4):</w:t>
      </w:r>
    </w:p>
    <w:p w:rsidRPr="00B02140" w:rsidR="0091218A" w:rsidRDefault="00C6244C" w14:paraId="5C82B3AB" w14:textId="77777777">
      <w:pPr>
        <w:numPr>
          <w:ilvl w:val="0"/>
          <w:numId w:val="4"/>
        </w:numPr>
        <w:spacing w:line="259" w:lineRule="auto"/>
        <w:ind w:right="6" w:hanging="132"/>
        <w:jc w:val="left"/>
        <w:rPr>
          <w:bCs/>
        </w:rPr>
      </w:pPr>
      <w:r w:rsidRPr="00B02140">
        <w:rPr>
          <w:bCs/>
          <w:rPrChange w:author="Jericho O'Connell" w:date="2026-05-10T18:19:00Z" w16du:dateUtc="2026-05-11T01:19:00Z" w:id="328">
            <w:rPr>
              <w:b/>
            </w:rPr>
          </w:rPrChange>
        </w:rPr>
        <w:t>Estimated original yew habitat</w:t>
      </w:r>
      <w:r w:rsidRPr="00B02140">
        <w:rPr>
          <w:bCs/>
        </w:rPr>
        <w:t>: 3,889 ha</w:t>
      </w:r>
    </w:p>
    <w:p w:rsidRPr="00B02140" w:rsidR="0091218A" w:rsidRDefault="00C6244C" w14:paraId="1D338934" w14:textId="77777777">
      <w:pPr>
        <w:numPr>
          <w:ilvl w:val="0"/>
          <w:numId w:val="4"/>
        </w:numPr>
        <w:spacing w:line="259" w:lineRule="auto"/>
        <w:ind w:right="6" w:hanging="132"/>
        <w:jc w:val="left"/>
        <w:rPr>
          <w:bCs/>
        </w:rPr>
      </w:pPr>
      <w:r w:rsidRPr="00B02140">
        <w:rPr>
          <w:bCs/>
          <w:rPrChange w:author="Jericho O'Connell" w:date="2026-05-10T18:19:00Z" w16du:dateUtc="2026-05-11T01:19:00Z" w:id="329">
            <w:rPr>
              <w:b/>
            </w:rPr>
          </w:rPrChange>
        </w:rPr>
        <w:t>Current remaining</w:t>
      </w:r>
      <w:r w:rsidRPr="00B02140">
        <w:rPr>
          <w:bCs/>
        </w:rPr>
        <w:t>: 36 ha (</w:t>
      </w:r>
      <w:r w:rsidRPr="00B02140">
        <w:rPr>
          <w:bCs/>
          <w:rPrChange w:author="Jericho O'Connell" w:date="2026-05-10T18:19:00Z" w16du:dateUtc="2026-05-11T01:19:00Z" w:id="330">
            <w:rPr>
              <w:b/>
            </w:rPr>
          </w:rPrChange>
        </w:rPr>
        <w:t>99.1% decline</w:t>
      </w:r>
      <w:r w:rsidRPr="00B02140">
        <w:rPr>
          <w:bCs/>
        </w:rPr>
        <w:t>)</w:t>
      </w:r>
    </w:p>
    <w:p w:rsidRPr="00B02140" w:rsidR="0091218A" w:rsidRDefault="00C6244C" w14:paraId="5D2360D0" w14:textId="77777777">
      <w:pPr>
        <w:numPr>
          <w:ilvl w:val="0"/>
          <w:numId w:val="4"/>
        </w:numPr>
        <w:spacing w:line="259" w:lineRule="auto"/>
        <w:ind w:right="6" w:hanging="132"/>
        <w:jc w:val="left"/>
        <w:rPr>
          <w:bCs/>
        </w:rPr>
      </w:pPr>
      <w:r w:rsidRPr="00B02140">
        <w:rPr>
          <w:bCs/>
          <w:rPrChange w:author="Jericho O'Connell" w:date="2026-05-10T18:19:00Z" w16du:dateUtc="2026-05-11T01:19:00Z" w:id="331">
            <w:rPr>
              <w:b/>
            </w:rPr>
          </w:rPrChange>
        </w:rPr>
        <w:t>Old-growth forest remaining</w:t>
      </w:r>
      <w:r w:rsidRPr="00B02140">
        <w:rPr>
          <w:bCs/>
        </w:rPr>
        <w:t>: 214 ha (0.6% of total CDF area)</w:t>
      </w:r>
    </w:p>
    <w:p w:rsidRPr="00B02140" w:rsidR="0091218A" w:rsidRDefault="00C6244C" w14:paraId="3145EBFF" w14:textId="77777777">
      <w:pPr>
        <w:numPr>
          <w:ilvl w:val="0"/>
          <w:numId w:val="4"/>
        </w:numPr>
        <w:spacing w:after="165" w:line="259" w:lineRule="auto"/>
        <w:ind w:right="6" w:hanging="132"/>
        <w:jc w:val="left"/>
        <w:rPr>
          <w:bCs/>
        </w:rPr>
      </w:pPr>
      <w:r w:rsidRPr="00B02140">
        <w:rPr>
          <w:bCs/>
          <w:rPrChange w:author="Jericho O'Connell" w:date="2026-05-10T18:19:00Z" w16du:dateUtc="2026-05-11T01:19:00Z" w:id="332">
            <w:rPr>
              <w:b/>
            </w:rPr>
          </w:rPrChange>
        </w:rPr>
        <w:t>Logged/developed/converted</w:t>
      </w:r>
      <w:r w:rsidRPr="00B02140">
        <w:rPr>
          <w:bCs/>
        </w:rPr>
        <w:t>: 35,841 ha (99.4% of total CDF area)</w:t>
      </w:r>
    </w:p>
    <w:p w:rsidRPr="00B02140" w:rsidR="0091218A" w:rsidRDefault="00C6244C" w14:paraId="627B66B5" w14:textId="77777777">
      <w:pPr>
        <w:spacing w:after="278"/>
        <w:ind w:left="-5" w:right="12"/>
      </w:pPr>
      <w:r>
        <w:t>The single CDFmm subzone had the highest old-growth yew prevalence rate of any sampled subzone (0.381), indicating that the Coastal Douglas-fir zone historically supported dense yew populations.</w:t>
      </w:r>
      <w:del w:author="Jericho O'Connell" w:date="2026-05-11T03:43:00Z" w16du:dateUtc="2026-05-11T03:43:02Z" w:id="333">
        <w:r>
          <w:delText xml:space="preserve"> Today, only 214 ha of old-growth remain, and the effective regional extirpation of Pacific yew from the CDF is essentially complete.</w:delText>
        </w:r>
      </w:del>
    </w:p>
    <w:p w:rsidRPr="00B02140" w:rsidR="0091218A" w:rsidRDefault="00C6244C" w14:paraId="33201C20" w14:textId="77777777">
      <w:pPr>
        <w:pStyle w:val="Heading2"/>
        <w:ind w:left="330" w:hanging="345"/>
        <w:rPr>
          <w:b w:val="0"/>
          <w:bCs/>
          <w:rPrChange w:author="Jericho O'Connell" w:date="2026-05-10T18:19:00Z" w16du:dateUtc="2026-05-11T01:19:00Z" w:id="334">
            <w:rPr/>
          </w:rPrChange>
        </w:rPr>
      </w:pPr>
      <w:r w:rsidRPr="00B02140">
        <w:rPr>
          <w:b w:val="0"/>
          <w:bCs/>
          <w:rPrChange w:author="Jericho O'Connell" w:date="2026-05-10T18:19:00Z" w16du:dateUtc="2026-05-11T01:19:00Z" w:id="335">
            <w:rPr/>
          </w:rPrChange>
        </w:rPr>
        <w:t>Old-Growth Yew Prevalence</w:t>
      </w:r>
    </w:p>
    <w:p w:rsidRPr="00B02140" w:rsidR="0091218A" w:rsidRDefault="00C6244C" w14:paraId="71E3C074" w14:textId="77777777">
      <w:pPr>
        <w:spacing w:after="278"/>
        <w:ind w:left="-5" w:right="12"/>
        <w:rPr>
          <w:bCs/>
        </w:rPr>
      </w:pPr>
      <w:r w:rsidRPr="00B02140">
        <w:rPr>
          <w:bCs/>
        </w:rPr>
        <w:t>Mean yew probability in old-growth pixels varies widely among subzones, reflecting genuine ecological variation (Figure 9). The highest-prevalence subzones are ICHxw (0.489), CWHvh1 (0.411), ICHdw1 (0.410), CDFmm (0.381), and CWHmm2 (0.365). These rates, concentrated in warm, moist subzones at low to mid elevation, serve as the basis for estimating original habitat area.</w:t>
      </w:r>
    </w:p>
    <w:p w:rsidRPr="00B02140" w:rsidR="0091218A" w:rsidRDefault="00C6244C" w14:paraId="495B1142" w14:textId="77777777">
      <w:pPr>
        <w:pStyle w:val="Heading2"/>
        <w:ind w:left="330" w:hanging="345"/>
        <w:rPr>
          <w:del w:author="Jericho O'Connell" w:date="2026-05-11T03:44:00Z" w16du:dateUtc="2026-05-11T03:44:15Z" w:id="336"/>
          <w:b w:val="0"/>
          <w:rPrChange w:author="Jericho O'Connell" w:date="2026-05-10T18:19:00Z" w16du:dateUtc="2026-05-11T01:19:00Z" w:id="337">
            <w:rPr>
              <w:del w:author="Jericho O'Connell" w:date="2026-05-11T03:44:00Z" w16du:dateUtc="2026-05-11T03:44:15Z" w:id="338"/>
            </w:rPr>
          </w:rPrChange>
        </w:rPr>
      </w:pPr>
      <w:del w:author="Jericho O'Connell" w:date="2026-05-11T03:44:00Z" w16du:dateUtc="2026-05-11T03:44:15Z" w:id="339">
        <w:r>
          <w:rPr>
            <w:b w:val="0"/>
            <w:rPrChange w:author="Jericho O'Connell" w:date="2026-05-10T18:19:00Z" w16du:dateUtc="2026-05-11T01:19:00Z" w:id="340">
              <w:rPr/>
            </w:rPrChange>
          </w:rPr>
          <w:delText>Logging Intensity and Age Distribution</w:delText>
        </w:r>
      </w:del>
    </w:p>
    <w:p w:rsidRPr="00B02140" w:rsidR="0091218A" w:rsidRDefault="00C6244C" w14:paraId="45B1F934" w14:textId="77777777">
      <w:pPr>
        <w:spacing w:after="278"/>
        <w:ind w:left="-5" w:right="12"/>
        <w:rPr>
          <w:del w:author="Jericho O'Connell" w:date="2026-05-11T03:44:00Z" w16du:dateUtc="2026-05-11T03:44:15Z" w:id="341"/>
        </w:rPr>
      </w:pPr>
      <w:del w:author="Jericho O'Connell" w:date="2026-05-11T03:44:00Z" w16du:dateUtc="2026-05-11T03:44:15Z" w:id="342">
        <w:r>
          <w:delText>The relationship between logging intensity and yew decline is strongly positive across all subzones (Figure 8). Subzones exceeding 50% logged area consistently show &gt;70% yew decline. The logged area in the CWH is dominated by the 40–80 yr age class (125,262 ha), reflecting peak industrial logging in the 1950s–1980s, while recent (&lt;20 yr) logging is proportionally larger in the ICH (22,579 ha, 23% of total logged), indicating continued active forestry in the interior (Figure 13).</w:delText>
        </w:r>
      </w:del>
    </w:p>
    <w:p w:rsidRPr="00B02140" w:rsidR="0091218A" w:rsidRDefault="00C6244C" w14:paraId="57B20CC4" w14:textId="77777777">
      <w:pPr>
        <w:pStyle w:val="Heading2"/>
        <w:ind w:left="330" w:hanging="345"/>
        <w:rPr>
          <w:b w:val="0"/>
          <w:bCs/>
          <w:rPrChange w:author="Jericho O'Connell" w:date="2026-05-10T18:19:00Z" w16du:dateUtc="2026-05-11T01:19:00Z" w:id="343">
            <w:rPr/>
          </w:rPrChange>
        </w:rPr>
      </w:pPr>
      <w:r w:rsidRPr="00B02140">
        <w:rPr>
          <w:b w:val="0"/>
          <w:bCs/>
          <w:rPrChange w:author="Jericho O'Connell" w:date="2026-05-10T18:19:00Z" w16du:dateUtc="2026-05-11T01:19:00Z" w:id="344">
            <w:rPr/>
          </w:rPrChange>
        </w:rPr>
        <w:t>Fire Impact</w:t>
      </w:r>
    </w:p>
    <w:p w:rsidRPr="00B02140" w:rsidR="0091218A" w:rsidRDefault="00C6244C" w14:paraId="64A0A2FA" w14:textId="77777777">
      <w:pPr>
        <w:ind w:left="-5" w:right="12"/>
        <w:rPr>
          <w:bCs/>
        </w:rPr>
      </w:pPr>
      <w:r w:rsidRPr="00B02140">
        <w:rPr>
          <w:bCs/>
        </w:rPr>
        <w:t>Across all tiles, 5,700 fire features covering approximately 96,543 ha intersected the study area. Total estimated yew habitat suppression from fire is 692 ha — small relative to logging but contributing to cumulative decline, particularly in drier interior subzones. The 2020s burned area (8,146 ha) exceeds the 2010s (4,859 ha), consistent with an accelerating fire season driven by climate change (Figure 10).</w:t>
      </w:r>
    </w:p>
    <w:p w:rsidRPr="00B02140" w:rsidR="0091218A" w:rsidRDefault="00C6244C" w14:paraId="0199409E" w14:textId="77777777">
      <w:pPr>
        <w:pStyle w:val="Heading2"/>
        <w:ind w:left="330" w:hanging="345"/>
        <w:rPr>
          <w:b w:val="0"/>
          <w:bCs/>
          <w:rPrChange w:author="Jericho O'Connell" w:date="2026-05-10T18:19:00Z" w16du:dateUtc="2026-05-11T01:19:00Z" w:id="345">
            <w:rPr/>
          </w:rPrChange>
        </w:rPr>
      </w:pPr>
      <w:r w:rsidRPr="00B02140">
        <w:rPr>
          <w:b w:val="0"/>
          <w:bCs/>
          <w:rPrChange w:author="Jericho O'Connell" w:date="2026-05-10T18:19:00Z" w16du:dateUtc="2026-05-11T01:19:00Z" w:id="346">
            <w:rPr/>
          </w:rPrChange>
        </w:rPr>
        <w:t>Post-Classification Suppression Pipeline</w:t>
      </w:r>
    </w:p>
    <w:p w:rsidRPr="00B02140" w:rsidR="0091218A" w:rsidRDefault="00C6244C" w14:paraId="6F50A12C" w14:textId="77777777">
      <w:pPr>
        <w:spacing w:after="0" w:line="259" w:lineRule="auto"/>
        <w:ind w:left="-5" w:right="12"/>
        <w:rPr>
          <w:bCs/>
        </w:rPr>
      </w:pPr>
      <w:r w:rsidRPr="00B02140">
        <w:rPr>
          <w:bCs/>
        </w:rPr>
        <w:t>The suppression pipeline progressively reduces raw model output to a realistic current habitat estimate (Figure 12):</w:t>
      </w:r>
    </w:p>
    <w:tbl>
      <w:tblPr>
        <w:tblStyle w:val="TableGrid"/>
        <w:tblW w:w="8816" w:type="dxa"/>
        <w:tblInd w:w="8" w:type="dxa"/>
        <w:tblCellMar>
          <w:left w:w="108" w:type="dxa"/>
          <w:right w:w="107" w:type="dxa"/>
        </w:tblCellMar>
        <w:tblLook w:val="04A0" w:firstRow="1" w:lastRow="0" w:firstColumn="1" w:lastColumn="0" w:noHBand="0" w:noVBand="1"/>
      </w:tblPr>
      <w:tblGrid>
        <w:gridCol w:w="5206"/>
        <w:gridCol w:w="3610"/>
      </w:tblGrid>
      <w:tr w:rsidRPr="00B02140" w:rsidR="0091218A" w14:paraId="27FB4CE0" w14:textId="77777777">
        <w:trPr>
          <w:trHeight w:val="420"/>
        </w:trPr>
        <w:tc>
          <w:tcPr>
            <w:tcW w:w="5206" w:type="dxa"/>
            <w:tcBorders>
              <w:top w:val="single" w:color="AAAAAA" w:sz="6" w:space="0"/>
              <w:left w:val="single" w:color="AAAAAA" w:sz="6" w:space="0"/>
              <w:bottom w:val="single" w:color="AAAAAA" w:sz="6" w:space="0"/>
              <w:right w:val="single" w:color="AAAAAA" w:sz="6" w:space="0"/>
            </w:tcBorders>
            <w:shd w:val="clear" w:color="auto" w:fill="EEEEFF"/>
            <w:vAlign w:val="center"/>
          </w:tcPr>
          <w:p w:rsidRPr="00B02140" w:rsidR="0091218A" w:rsidRDefault="00C6244C" w14:paraId="03440289" w14:textId="77777777">
            <w:pPr>
              <w:spacing w:after="0" w:line="259" w:lineRule="auto"/>
              <w:ind w:left="0" w:firstLine="0"/>
              <w:jc w:val="left"/>
              <w:rPr>
                <w:bCs/>
              </w:rPr>
            </w:pPr>
            <w:r w:rsidRPr="00B02140">
              <w:rPr>
                <w:bCs/>
                <w:sz w:val="19"/>
                <w:rPrChange w:author="Jericho O'Connell" w:date="2026-05-10T18:19:00Z" w16du:dateUtc="2026-05-11T01:19:00Z" w:id="347">
                  <w:rPr>
                    <w:b/>
                    <w:sz w:val="19"/>
                  </w:rPr>
                </w:rPrChange>
              </w:rPr>
              <w:t>Stage</w:t>
            </w:r>
          </w:p>
        </w:tc>
        <w:tc>
          <w:tcPr>
            <w:tcW w:w="3610" w:type="dxa"/>
            <w:tcBorders>
              <w:top w:val="single" w:color="AAAAAA" w:sz="6" w:space="0"/>
              <w:left w:val="single" w:color="AAAAAA" w:sz="6" w:space="0"/>
              <w:bottom w:val="single" w:color="AAAAAA" w:sz="6" w:space="0"/>
              <w:right w:val="single" w:color="AAAAAA" w:sz="6" w:space="0"/>
            </w:tcBorders>
            <w:shd w:val="clear" w:color="auto" w:fill="EEEEFF"/>
            <w:vAlign w:val="center"/>
          </w:tcPr>
          <w:p w:rsidRPr="00B02140" w:rsidR="0091218A" w:rsidRDefault="00C6244C" w14:paraId="6321EFD9" w14:textId="77777777">
            <w:pPr>
              <w:spacing w:after="0" w:line="259" w:lineRule="auto"/>
              <w:ind w:left="0" w:firstLine="0"/>
              <w:jc w:val="right"/>
              <w:rPr>
                <w:bCs/>
              </w:rPr>
            </w:pPr>
            <w:r w:rsidRPr="00B02140">
              <w:rPr>
                <w:bCs/>
                <w:sz w:val="19"/>
                <w:rPrChange w:author="Jericho O'Connell" w:date="2026-05-10T18:19:00Z" w16du:dateUtc="2026-05-11T01:19:00Z" w:id="348">
                  <w:rPr>
                    <w:b/>
                    <w:sz w:val="19"/>
                  </w:rPr>
                </w:rPrChange>
              </w:rPr>
              <w:t>Yew Habitat (ha)</w:t>
            </w:r>
          </w:p>
        </w:tc>
      </w:tr>
      <w:tr w:rsidRPr="00B02140" w:rsidR="0091218A" w14:paraId="494E4A12" w14:textId="77777777">
        <w:trPr>
          <w:trHeight w:val="420"/>
        </w:trPr>
        <w:tc>
          <w:tcPr>
            <w:tcW w:w="5206" w:type="dxa"/>
            <w:tcBorders>
              <w:top w:val="single" w:color="AAAAAA" w:sz="6" w:space="0"/>
              <w:left w:val="single" w:color="AAAAAA" w:sz="6" w:space="0"/>
              <w:bottom w:val="single" w:color="AAAAAA" w:sz="6" w:space="0"/>
              <w:right w:val="single" w:color="AAAAAA" w:sz="6" w:space="0"/>
            </w:tcBorders>
            <w:vAlign w:val="center"/>
          </w:tcPr>
          <w:p w:rsidRPr="00B02140" w:rsidR="0091218A" w:rsidRDefault="00C6244C" w14:paraId="6EC0ED36" w14:textId="77777777">
            <w:pPr>
              <w:spacing w:after="0" w:line="259" w:lineRule="auto"/>
              <w:ind w:left="0" w:firstLine="0"/>
              <w:jc w:val="left"/>
              <w:rPr>
                <w:bCs/>
              </w:rPr>
            </w:pPr>
            <w:r w:rsidRPr="00B02140">
              <w:rPr>
                <w:bCs/>
                <w:sz w:val="19"/>
              </w:rPr>
              <w:t>Raw model output</w:t>
            </w:r>
          </w:p>
        </w:tc>
        <w:tc>
          <w:tcPr>
            <w:tcW w:w="3610" w:type="dxa"/>
            <w:tcBorders>
              <w:top w:val="single" w:color="AAAAAA" w:sz="6" w:space="0"/>
              <w:left w:val="single" w:color="AAAAAA" w:sz="6" w:space="0"/>
              <w:bottom w:val="single" w:color="AAAAAA" w:sz="6" w:space="0"/>
              <w:right w:val="single" w:color="AAAAAA" w:sz="6" w:space="0"/>
            </w:tcBorders>
            <w:vAlign w:val="center"/>
          </w:tcPr>
          <w:p w:rsidRPr="00B02140" w:rsidR="0091218A" w:rsidRDefault="00C6244C" w14:paraId="7A592786" w14:textId="77777777">
            <w:pPr>
              <w:spacing w:after="0" w:line="259" w:lineRule="auto"/>
              <w:ind w:left="0" w:firstLine="0"/>
              <w:jc w:val="right"/>
              <w:rPr>
                <w:bCs/>
              </w:rPr>
            </w:pPr>
            <w:r w:rsidRPr="00B02140">
              <w:rPr>
                <w:bCs/>
                <w:sz w:val="19"/>
              </w:rPr>
              <w:t>213,165</w:t>
            </w:r>
          </w:p>
        </w:tc>
      </w:tr>
      <w:tr w:rsidRPr="00B02140" w:rsidR="0091218A" w14:paraId="54B4107B" w14:textId="77777777">
        <w:trPr>
          <w:trHeight w:val="420"/>
        </w:trPr>
        <w:tc>
          <w:tcPr>
            <w:tcW w:w="5206" w:type="dxa"/>
            <w:tcBorders>
              <w:top w:val="single" w:color="AAAAAA" w:sz="6" w:space="0"/>
              <w:left w:val="single" w:color="AAAAAA" w:sz="6" w:space="0"/>
              <w:bottom w:val="single" w:color="AAAAAA" w:sz="6" w:space="0"/>
              <w:right w:val="single" w:color="AAAAAA" w:sz="6" w:space="0"/>
            </w:tcBorders>
            <w:shd w:val="clear" w:color="auto" w:fill="F8F8F8"/>
            <w:vAlign w:val="center"/>
          </w:tcPr>
          <w:p w:rsidRPr="00B02140" w:rsidR="0091218A" w:rsidRDefault="00C6244C" w14:paraId="5B7C8142" w14:textId="77777777">
            <w:pPr>
              <w:spacing w:after="0" w:line="259" w:lineRule="auto"/>
              <w:ind w:left="0" w:firstLine="0"/>
              <w:jc w:val="left"/>
              <w:rPr>
                <w:bCs/>
              </w:rPr>
            </w:pPr>
            <w:r w:rsidRPr="00B02140">
              <w:rPr>
                <w:bCs/>
                <w:sz w:val="19"/>
              </w:rPr>
              <w:t>After logging suppression</w:t>
            </w:r>
          </w:p>
        </w:tc>
        <w:tc>
          <w:tcPr>
            <w:tcW w:w="3610" w:type="dxa"/>
            <w:tcBorders>
              <w:top w:val="single" w:color="AAAAAA" w:sz="6" w:space="0"/>
              <w:left w:val="single" w:color="AAAAAA" w:sz="6" w:space="0"/>
              <w:bottom w:val="single" w:color="AAAAAA" w:sz="6" w:space="0"/>
              <w:right w:val="single" w:color="AAAAAA" w:sz="6" w:space="0"/>
            </w:tcBorders>
            <w:shd w:val="clear" w:color="auto" w:fill="F8F8F8"/>
            <w:vAlign w:val="center"/>
          </w:tcPr>
          <w:p w:rsidRPr="00B02140" w:rsidR="0091218A" w:rsidRDefault="00C6244C" w14:paraId="5277B052" w14:textId="77777777">
            <w:pPr>
              <w:spacing w:after="0" w:line="259" w:lineRule="auto"/>
              <w:ind w:left="0" w:firstLine="0"/>
              <w:jc w:val="right"/>
              <w:rPr>
                <w:bCs/>
              </w:rPr>
            </w:pPr>
            <w:r w:rsidRPr="00B02140">
              <w:rPr>
                <w:bCs/>
                <w:sz w:val="19"/>
              </w:rPr>
              <w:t>66,659</w:t>
            </w:r>
          </w:p>
        </w:tc>
      </w:tr>
      <w:tr w:rsidRPr="00B02140" w:rsidR="0091218A" w14:paraId="5C353D3A" w14:textId="77777777">
        <w:trPr>
          <w:trHeight w:val="420"/>
        </w:trPr>
        <w:tc>
          <w:tcPr>
            <w:tcW w:w="5206" w:type="dxa"/>
            <w:tcBorders>
              <w:top w:val="single" w:color="AAAAAA" w:sz="6" w:space="0"/>
              <w:left w:val="single" w:color="AAAAAA" w:sz="6" w:space="0"/>
              <w:bottom w:val="single" w:color="AAAAAA" w:sz="6" w:space="0"/>
              <w:right w:val="single" w:color="AAAAAA" w:sz="6" w:space="0"/>
            </w:tcBorders>
            <w:vAlign w:val="center"/>
          </w:tcPr>
          <w:p w:rsidRPr="00B02140" w:rsidR="0091218A" w:rsidRDefault="00C6244C" w14:paraId="1AE91E98" w14:textId="77777777">
            <w:pPr>
              <w:spacing w:after="0" w:line="259" w:lineRule="auto"/>
              <w:ind w:left="0" w:firstLine="0"/>
              <w:jc w:val="left"/>
              <w:rPr>
                <w:bCs/>
              </w:rPr>
            </w:pPr>
            <w:r w:rsidRPr="00B02140">
              <w:rPr>
                <w:bCs/>
                <w:sz w:val="19"/>
              </w:rPr>
              <w:t>After fire suppression</w:t>
            </w:r>
          </w:p>
        </w:tc>
        <w:tc>
          <w:tcPr>
            <w:tcW w:w="3610" w:type="dxa"/>
            <w:tcBorders>
              <w:top w:val="single" w:color="AAAAAA" w:sz="6" w:space="0"/>
              <w:left w:val="single" w:color="AAAAAA" w:sz="6" w:space="0"/>
              <w:bottom w:val="single" w:color="AAAAAA" w:sz="6" w:space="0"/>
              <w:right w:val="single" w:color="AAAAAA" w:sz="6" w:space="0"/>
            </w:tcBorders>
            <w:vAlign w:val="center"/>
          </w:tcPr>
          <w:p w:rsidRPr="00B02140" w:rsidR="0091218A" w:rsidRDefault="00C6244C" w14:paraId="7C4773DF" w14:textId="77777777">
            <w:pPr>
              <w:spacing w:after="0" w:line="259" w:lineRule="auto"/>
              <w:ind w:left="0" w:firstLine="0"/>
              <w:jc w:val="right"/>
              <w:rPr>
                <w:bCs/>
              </w:rPr>
            </w:pPr>
            <w:r w:rsidRPr="00B02140">
              <w:rPr>
                <w:bCs/>
                <w:sz w:val="19"/>
              </w:rPr>
              <w:t>65,968</w:t>
            </w:r>
          </w:p>
        </w:tc>
      </w:tr>
      <w:tr w:rsidRPr="00B02140" w:rsidR="0091218A" w14:paraId="6B261043" w14:textId="77777777">
        <w:trPr>
          <w:trHeight w:val="420"/>
        </w:trPr>
        <w:tc>
          <w:tcPr>
            <w:tcW w:w="5206" w:type="dxa"/>
            <w:tcBorders>
              <w:top w:val="single" w:color="AAAAAA" w:sz="6" w:space="0"/>
              <w:left w:val="single" w:color="AAAAAA" w:sz="6" w:space="0"/>
              <w:bottom w:val="single" w:color="AAAAAA" w:sz="6" w:space="0"/>
              <w:right w:val="single" w:color="AAAAAA" w:sz="6" w:space="0"/>
            </w:tcBorders>
            <w:shd w:val="clear" w:color="auto" w:fill="F8F8F8"/>
            <w:vAlign w:val="center"/>
          </w:tcPr>
          <w:p w:rsidRPr="00B02140" w:rsidR="0091218A" w:rsidRDefault="00C6244C" w14:paraId="017AC6CC" w14:textId="77777777">
            <w:pPr>
              <w:spacing w:after="0" w:line="259" w:lineRule="auto"/>
              <w:ind w:left="0" w:firstLine="0"/>
              <w:jc w:val="left"/>
              <w:rPr>
                <w:bCs/>
              </w:rPr>
            </w:pPr>
            <w:r w:rsidRPr="00B02140">
              <w:rPr>
                <w:bCs/>
                <w:sz w:val="19"/>
              </w:rPr>
              <w:t>After elevation suppression</w:t>
            </w:r>
          </w:p>
        </w:tc>
        <w:tc>
          <w:tcPr>
            <w:tcW w:w="3610" w:type="dxa"/>
            <w:tcBorders>
              <w:top w:val="single" w:color="AAAAAA" w:sz="6" w:space="0"/>
              <w:left w:val="single" w:color="AAAAAA" w:sz="6" w:space="0"/>
              <w:bottom w:val="single" w:color="AAAAAA" w:sz="6" w:space="0"/>
              <w:right w:val="single" w:color="AAAAAA" w:sz="6" w:space="0"/>
            </w:tcBorders>
            <w:shd w:val="clear" w:color="auto" w:fill="F8F8F8"/>
            <w:vAlign w:val="center"/>
          </w:tcPr>
          <w:p w:rsidRPr="00B02140" w:rsidR="0091218A" w:rsidRDefault="00C6244C" w14:paraId="5E2922BA" w14:textId="77777777">
            <w:pPr>
              <w:spacing w:after="0" w:line="259" w:lineRule="auto"/>
              <w:ind w:left="0" w:firstLine="0"/>
              <w:jc w:val="right"/>
              <w:rPr>
                <w:bCs/>
              </w:rPr>
            </w:pPr>
            <w:r w:rsidRPr="00B02140">
              <w:rPr>
                <w:bCs/>
                <w:sz w:val="19"/>
                <w:rPrChange w:author="Jericho O'Connell" w:date="2026-05-10T18:19:00Z" w16du:dateUtc="2026-05-11T01:19:00Z" w:id="349">
                  <w:rPr>
                    <w:b/>
                    <w:sz w:val="19"/>
                  </w:rPr>
                </w:rPrChange>
              </w:rPr>
              <w:t>47,534</w:t>
            </w:r>
          </w:p>
        </w:tc>
      </w:tr>
    </w:tbl>
    <w:p w:rsidRPr="00B02140" w:rsidR="0091218A" w:rsidRDefault="00C6244C" w14:paraId="2E4AC5B7" w14:textId="77777777">
      <w:pPr>
        <w:spacing w:after="278"/>
        <w:ind w:left="-5" w:right="12"/>
        <w:rPr>
          <w:bCs/>
        </w:rPr>
      </w:pPr>
      <w:r w:rsidRPr="00B02140">
        <w:rPr>
          <w:bCs/>
        </w:rPr>
        <w:t>Logging suppression is the dominant filter, removing ~146,506 ha (68.7% of raw predictions). The spectral signature of potential yew habitat (moist closed-canopy forest) persists even in young second-growth where yew itself cannot yet survive, explaining the large logging filter contribution.</w:t>
      </w:r>
    </w:p>
    <w:p w:rsidRPr="00B02140" w:rsidR="0091218A" w:rsidRDefault="00C6244C" w14:paraId="058FBC33" w14:textId="77777777">
      <w:pPr>
        <w:pStyle w:val="Heading2"/>
        <w:ind w:left="330" w:hanging="345"/>
        <w:rPr>
          <w:b w:val="0"/>
          <w:bCs/>
          <w:rPrChange w:author="Jericho O'Connell" w:date="2026-05-10T18:19:00Z" w16du:dateUtc="2026-05-11T01:19:00Z" w:id="350">
            <w:rPr/>
          </w:rPrChange>
        </w:rPr>
      </w:pPr>
      <w:r w:rsidRPr="00B02140">
        <w:rPr>
          <w:b w:val="0"/>
          <w:bCs/>
          <w:rPrChange w:author="Jericho O'Connell" w:date="2026-05-10T18:19:00Z" w16du:dateUtc="2026-05-11T01:19:00Z" w:id="351">
            <w:rPr/>
          </w:rPrChange>
        </w:rPr>
        <w:t>Comparison of CWH, ICH, and CDF Decline Pathways</w:t>
      </w:r>
    </w:p>
    <w:p w:rsidRPr="00B02140" w:rsidR="0091218A" w:rsidRDefault="00C6244C" w14:paraId="7633A546" w14:textId="2DDFFAE0">
      <w:pPr>
        <w:spacing w:after="278"/>
        <w:ind w:left="-5" w:right="12"/>
      </w:pPr>
      <w:r>
        <w:t>The three focal zones exhibit qualitatively different decline pathways (Figure 19). The CWH shows gradual erosion from a large original base, with 37% old-growth remaining and continuing logging pressure. The ICH shows intensive logging concentrated in accessible valley-bottom yew habitat, resulting in a higher percentage decline (74.7%) despite a smaller absolute base. The CDF has experienced near-complete extirpation through a combination of industrial forestry, urban expansion, and agricultural conversion, leaving only 214 ha of old-growth as isolated fragments.</w:t>
      </w:r>
      <w:ins w:author="Jericho O'Connell" w:date="2026-05-11T03:45:00Z" w16du:dateUtc="2026-05-11T03:45:46Z" w:id="352">
        <w:r w:rsidR="2F539705">
          <w:t xml:space="preserve"> </w:t>
        </w:r>
      </w:ins>
      <w:ins w:author="Jericho O'Connell" w:date="2026-05-11T03:45:00Z" w16du:dateUtc="2026-05-11T03:45:55Z" w:id="353">
        <w:r w:rsidR="2F539705">
          <w:t>[!inconsistent number]</w:t>
        </w:r>
      </w:ins>
    </w:p>
    <w:p w:rsidRPr="00B02140" w:rsidR="0091218A" w:rsidRDefault="00C6244C" w14:paraId="365869D6" w14:textId="77777777">
      <w:pPr>
        <w:pStyle w:val="Heading2"/>
        <w:ind w:left="445" w:hanging="460"/>
        <w:rPr>
          <w:b w:val="0"/>
          <w:bCs/>
          <w:rPrChange w:author="Jericho O'Connell" w:date="2026-05-10T18:19:00Z" w16du:dateUtc="2026-05-11T01:19:00Z" w:id="354">
            <w:rPr/>
          </w:rPrChange>
        </w:rPr>
      </w:pPr>
      <w:r w:rsidRPr="00B02140">
        <w:rPr>
          <w:b w:val="0"/>
          <w:bCs/>
          <w:rPrChange w:author="Jericho O'Connell" w:date="2026-05-10T18:19:00Z" w16du:dateUtc="2026-05-11T01:19:00Z" w:id="355">
            <w:rPr/>
          </w:rPrChange>
        </w:rPr>
        <w:t>Secondary Threats — Quantitative Estimates</w:t>
      </w:r>
    </w:p>
    <w:p w:rsidRPr="00B02140" w:rsidR="0091218A" w:rsidRDefault="00C6244C" w14:paraId="78E116DF" w14:textId="77777777">
      <w:pPr>
        <w:spacing w:after="0" w:line="259" w:lineRule="auto"/>
        <w:ind w:left="-5"/>
        <w:jc w:val="left"/>
        <w:rPr>
          <w:bCs/>
        </w:rPr>
      </w:pPr>
      <w:r w:rsidRPr="00B02140">
        <w:rPr>
          <w:bCs/>
          <w:rPrChange w:author="Jericho O'Connell" w:date="2026-05-10T18:19:00Z" w16du:dateUtc="2026-05-11T01:19:00Z" w:id="356">
            <w:rPr>
              <w:b/>
            </w:rPr>
          </w:rPrChange>
        </w:rPr>
        <w:t>Table 2. Estimated impacts of threats to Pacific yew in BC.</w:t>
      </w:r>
    </w:p>
    <w:tbl>
      <w:tblPr>
        <w:tblStyle w:val="TableGrid"/>
        <w:tblW w:w="8816" w:type="dxa"/>
        <w:tblInd w:w="8" w:type="dxa"/>
        <w:tblCellMar>
          <w:left w:w="108" w:type="dxa"/>
          <w:right w:w="115" w:type="dxa"/>
        </w:tblCellMar>
        <w:tblLook w:val="04A0" w:firstRow="1" w:lastRow="0" w:firstColumn="1" w:lastColumn="0" w:noHBand="0" w:noVBand="1"/>
      </w:tblPr>
      <w:tblGrid>
        <w:gridCol w:w="2060"/>
        <w:gridCol w:w="3071"/>
        <w:gridCol w:w="1648"/>
        <w:gridCol w:w="2037"/>
      </w:tblGrid>
      <w:tr w:rsidRPr="00B02140" w:rsidR="0091218A" w14:paraId="5E98B962" w14:textId="77777777">
        <w:trPr>
          <w:trHeight w:val="420"/>
        </w:trPr>
        <w:tc>
          <w:tcPr>
            <w:tcW w:w="2060" w:type="dxa"/>
            <w:tcBorders>
              <w:top w:val="single" w:color="AAAAAA" w:sz="6" w:space="0"/>
              <w:left w:val="single" w:color="AAAAAA" w:sz="6" w:space="0"/>
              <w:bottom w:val="single" w:color="AAAAAA" w:sz="6" w:space="0"/>
              <w:right w:val="single" w:color="AAAAAA" w:sz="6" w:space="0"/>
            </w:tcBorders>
            <w:shd w:val="clear" w:color="auto" w:fill="EEEEFF"/>
            <w:vAlign w:val="center"/>
          </w:tcPr>
          <w:p w:rsidRPr="00B02140" w:rsidR="0091218A" w:rsidRDefault="00C6244C" w14:paraId="6E376AEF" w14:textId="77777777">
            <w:pPr>
              <w:spacing w:after="0" w:line="259" w:lineRule="auto"/>
              <w:ind w:left="0" w:firstLine="0"/>
              <w:jc w:val="left"/>
              <w:rPr>
                <w:bCs/>
              </w:rPr>
            </w:pPr>
            <w:r w:rsidRPr="00B02140">
              <w:rPr>
                <w:bCs/>
                <w:sz w:val="19"/>
                <w:rPrChange w:author="Jericho O'Connell" w:date="2026-05-10T18:19:00Z" w16du:dateUtc="2026-05-11T01:19:00Z" w:id="357">
                  <w:rPr>
                    <w:b/>
                    <w:sz w:val="19"/>
                  </w:rPr>
                </w:rPrChange>
              </w:rPr>
              <w:t>Threat</w:t>
            </w:r>
          </w:p>
        </w:tc>
        <w:tc>
          <w:tcPr>
            <w:tcW w:w="3071" w:type="dxa"/>
            <w:tcBorders>
              <w:top w:val="single" w:color="AAAAAA" w:sz="6" w:space="0"/>
              <w:left w:val="single" w:color="AAAAAA" w:sz="6" w:space="0"/>
              <w:bottom w:val="single" w:color="AAAAAA" w:sz="6" w:space="0"/>
              <w:right w:val="single" w:color="AAAAAA" w:sz="6" w:space="0"/>
            </w:tcBorders>
            <w:shd w:val="clear" w:color="auto" w:fill="EEEEFF"/>
            <w:vAlign w:val="center"/>
          </w:tcPr>
          <w:p w:rsidRPr="00B02140" w:rsidR="0091218A" w:rsidRDefault="00C6244C" w14:paraId="5F0E51D3" w14:textId="77777777">
            <w:pPr>
              <w:spacing w:after="0" w:line="259" w:lineRule="auto"/>
              <w:ind w:left="0" w:firstLine="0"/>
              <w:jc w:val="left"/>
              <w:rPr>
                <w:bCs/>
              </w:rPr>
            </w:pPr>
            <w:r w:rsidRPr="00B02140">
              <w:rPr>
                <w:bCs/>
                <w:sz w:val="19"/>
                <w:rPrChange w:author="Jericho O'Connell" w:date="2026-05-10T18:19:00Z" w16du:dateUtc="2026-05-11T01:19:00Z" w:id="358">
                  <w:rPr>
                    <w:b/>
                    <w:sz w:val="19"/>
                  </w:rPr>
                </w:rPrChange>
              </w:rPr>
              <w:t>Estimated Impact</w:t>
            </w:r>
          </w:p>
        </w:tc>
        <w:tc>
          <w:tcPr>
            <w:tcW w:w="1648" w:type="dxa"/>
            <w:tcBorders>
              <w:top w:val="single" w:color="AAAAAA" w:sz="6" w:space="0"/>
              <w:left w:val="single" w:color="AAAAAA" w:sz="6" w:space="0"/>
              <w:bottom w:val="single" w:color="AAAAAA" w:sz="6" w:space="0"/>
              <w:right w:val="single" w:color="AAAAAA" w:sz="6" w:space="0"/>
            </w:tcBorders>
            <w:shd w:val="clear" w:color="auto" w:fill="EEEEFF"/>
            <w:vAlign w:val="center"/>
          </w:tcPr>
          <w:p w:rsidRPr="00B02140" w:rsidR="0091218A" w:rsidRDefault="00C6244C" w14:paraId="4366075C" w14:textId="77777777">
            <w:pPr>
              <w:spacing w:after="0" w:line="259" w:lineRule="auto"/>
              <w:ind w:left="0" w:firstLine="0"/>
              <w:jc w:val="left"/>
              <w:rPr>
                <w:bCs/>
              </w:rPr>
            </w:pPr>
            <w:r w:rsidRPr="00B02140">
              <w:rPr>
                <w:bCs/>
                <w:sz w:val="19"/>
                <w:rPrChange w:author="Jericho O'Connell" w:date="2026-05-10T18:19:00Z" w16du:dateUtc="2026-05-11T01:19:00Z" w:id="359">
                  <w:rPr>
                    <w:b/>
                    <w:sz w:val="19"/>
                  </w:rPr>
                </w:rPrChange>
              </w:rPr>
              <w:t>Confidence</w:t>
            </w:r>
          </w:p>
        </w:tc>
        <w:tc>
          <w:tcPr>
            <w:tcW w:w="2037" w:type="dxa"/>
            <w:tcBorders>
              <w:top w:val="single" w:color="AAAAAA" w:sz="6" w:space="0"/>
              <w:left w:val="single" w:color="AAAAAA" w:sz="6" w:space="0"/>
              <w:bottom w:val="single" w:color="AAAAAA" w:sz="6" w:space="0"/>
              <w:right w:val="single" w:color="AAAAAA" w:sz="6" w:space="0"/>
            </w:tcBorders>
            <w:shd w:val="clear" w:color="auto" w:fill="EEEEFF"/>
            <w:vAlign w:val="center"/>
          </w:tcPr>
          <w:p w:rsidRPr="00B02140" w:rsidR="0091218A" w:rsidRDefault="00C6244C" w14:paraId="3C3529FE" w14:textId="77777777">
            <w:pPr>
              <w:spacing w:after="0" w:line="259" w:lineRule="auto"/>
              <w:ind w:left="0" w:firstLine="0"/>
              <w:jc w:val="left"/>
              <w:rPr>
                <w:bCs/>
              </w:rPr>
            </w:pPr>
            <w:r w:rsidRPr="00B02140">
              <w:rPr>
                <w:bCs/>
                <w:sz w:val="19"/>
                <w:rPrChange w:author="Jericho O'Connell" w:date="2026-05-10T18:19:00Z" w16du:dateUtc="2026-05-11T01:19:00Z" w:id="360">
                  <w:rPr>
                    <w:b/>
                    <w:sz w:val="19"/>
                  </w:rPr>
                </w:rPrChange>
              </w:rPr>
              <w:t>Type</w:t>
            </w:r>
          </w:p>
        </w:tc>
      </w:tr>
      <w:tr w:rsidRPr="00B02140" w:rsidR="0091218A" w14:paraId="47CB33FC" w14:textId="77777777">
        <w:trPr>
          <w:trHeight w:val="705"/>
        </w:trPr>
        <w:tc>
          <w:tcPr>
            <w:tcW w:w="2060" w:type="dxa"/>
            <w:tcBorders>
              <w:top w:val="single" w:color="AAAAAA" w:sz="6" w:space="0"/>
              <w:left w:val="single" w:color="AAAAAA" w:sz="6" w:space="0"/>
              <w:bottom w:val="single" w:color="AAAAAA" w:sz="6" w:space="0"/>
              <w:right w:val="single" w:color="AAAAAA" w:sz="6" w:space="0"/>
            </w:tcBorders>
            <w:vAlign w:val="center"/>
          </w:tcPr>
          <w:p w:rsidRPr="00B02140" w:rsidR="0091218A" w:rsidRDefault="00C6244C" w14:paraId="240CC2B7" w14:textId="77777777">
            <w:pPr>
              <w:spacing w:after="0" w:line="259" w:lineRule="auto"/>
              <w:ind w:left="0" w:firstLine="0"/>
              <w:jc w:val="left"/>
              <w:rPr>
                <w:bCs/>
              </w:rPr>
            </w:pPr>
            <w:r w:rsidRPr="00B02140">
              <w:rPr>
                <w:bCs/>
                <w:sz w:val="19"/>
              </w:rPr>
              <w:t>Clear-cut logging</w:t>
            </w:r>
          </w:p>
        </w:tc>
        <w:tc>
          <w:tcPr>
            <w:tcW w:w="3071" w:type="dxa"/>
            <w:tcBorders>
              <w:top w:val="single" w:color="AAAAAA" w:sz="6" w:space="0"/>
              <w:left w:val="single" w:color="AAAAAA" w:sz="6" w:space="0"/>
              <w:bottom w:val="single" w:color="AAAAAA" w:sz="6" w:space="0"/>
              <w:right w:val="single" w:color="AAAAAA" w:sz="6" w:space="0"/>
            </w:tcBorders>
            <w:vAlign w:val="center"/>
          </w:tcPr>
          <w:p w:rsidRPr="00B02140" w:rsidR="0091218A" w:rsidRDefault="00C6244C" w14:paraId="18969F5B" w14:textId="77777777">
            <w:pPr>
              <w:spacing w:after="0" w:line="259" w:lineRule="auto"/>
              <w:ind w:left="0" w:firstLine="0"/>
              <w:jc w:val="left"/>
              <w:rPr>
                <w:bCs/>
              </w:rPr>
            </w:pPr>
            <w:r w:rsidRPr="00B02140">
              <w:rPr>
                <w:bCs/>
                <w:sz w:val="19"/>
              </w:rPr>
              <w:t>106,949 ha destroyed</w:t>
            </w:r>
          </w:p>
        </w:tc>
        <w:tc>
          <w:tcPr>
            <w:tcW w:w="1648" w:type="dxa"/>
            <w:tcBorders>
              <w:top w:val="single" w:color="AAAAAA" w:sz="6" w:space="0"/>
              <w:left w:val="single" w:color="AAAAAA" w:sz="6" w:space="0"/>
              <w:bottom w:val="single" w:color="AAAAAA" w:sz="6" w:space="0"/>
              <w:right w:val="single" w:color="AAAAAA" w:sz="6" w:space="0"/>
            </w:tcBorders>
            <w:vAlign w:val="center"/>
          </w:tcPr>
          <w:p w:rsidRPr="00B02140" w:rsidR="0091218A" w:rsidRDefault="00C6244C" w14:paraId="656C145D" w14:textId="77777777">
            <w:pPr>
              <w:spacing w:after="0" w:line="259" w:lineRule="auto"/>
              <w:ind w:left="0" w:firstLine="0"/>
              <w:jc w:val="left"/>
              <w:rPr>
                <w:bCs/>
              </w:rPr>
            </w:pPr>
            <w:r w:rsidRPr="00B02140">
              <w:rPr>
                <w:bCs/>
                <w:sz w:val="19"/>
              </w:rPr>
              <w:t>High (modelled)</w:t>
            </w:r>
          </w:p>
        </w:tc>
        <w:tc>
          <w:tcPr>
            <w:tcW w:w="2037" w:type="dxa"/>
            <w:tcBorders>
              <w:top w:val="single" w:color="AAAAAA" w:sz="6" w:space="0"/>
              <w:left w:val="single" w:color="AAAAAA" w:sz="6" w:space="0"/>
              <w:bottom w:val="single" w:color="AAAAAA" w:sz="6" w:space="0"/>
              <w:right w:val="single" w:color="AAAAAA" w:sz="6" w:space="0"/>
            </w:tcBorders>
            <w:vAlign w:val="center"/>
          </w:tcPr>
          <w:p w:rsidRPr="00B02140" w:rsidR="0091218A" w:rsidRDefault="00C6244C" w14:paraId="7E56175D" w14:textId="77777777">
            <w:pPr>
              <w:spacing w:after="0" w:line="259" w:lineRule="auto"/>
              <w:ind w:left="0" w:firstLine="0"/>
              <w:jc w:val="left"/>
              <w:rPr>
                <w:bCs/>
              </w:rPr>
            </w:pPr>
            <w:r w:rsidRPr="00B02140">
              <w:rPr>
                <w:bCs/>
                <w:sz w:val="19"/>
              </w:rPr>
              <w:t>Direct habitat destruction</w:t>
            </w:r>
          </w:p>
        </w:tc>
      </w:tr>
      <w:tr w:rsidRPr="00B02140" w:rsidR="0091218A" w14:paraId="01F8D0D3" w14:textId="77777777">
        <w:trPr>
          <w:trHeight w:val="420"/>
        </w:trPr>
        <w:tc>
          <w:tcPr>
            <w:tcW w:w="2060" w:type="dxa"/>
            <w:tcBorders>
              <w:top w:val="single" w:color="AAAAAA" w:sz="6" w:space="0"/>
              <w:left w:val="single" w:color="AAAAAA" w:sz="6" w:space="0"/>
              <w:bottom w:val="single" w:color="AAAAAA" w:sz="6" w:space="0"/>
              <w:right w:val="single" w:color="AAAAAA" w:sz="6" w:space="0"/>
            </w:tcBorders>
            <w:shd w:val="clear" w:color="auto" w:fill="F8F8F8"/>
            <w:vAlign w:val="center"/>
          </w:tcPr>
          <w:p w:rsidRPr="00B02140" w:rsidR="0091218A" w:rsidRDefault="00C6244C" w14:paraId="59962549" w14:textId="77777777">
            <w:pPr>
              <w:spacing w:after="0" w:line="259" w:lineRule="auto"/>
              <w:ind w:left="0" w:firstLine="0"/>
              <w:jc w:val="left"/>
              <w:rPr>
                <w:bCs/>
              </w:rPr>
            </w:pPr>
            <w:r w:rsidRPr="00B02140">
              <w:rPr>
                <w:bCs/>
                <w:sz w:val="19"/>
              </w:rPr>
              <w:t>Wildfire (historical)</w:t>
            </w:r>
          </w:p>
        </w:tc>
        <w:tc>
          <w:tcPr>
            <w:tcW w:w="3071" w:type="dxa"/>
            <w:tcBorders>
              <w:top w:val="single" w:color="AAAAAA" w:sz="6" w:space="0"/>
              <w:left w:val="single" w:color="AAAAAA" w:sz="6" w:space="0"/>
              <w:bottom w:val="single" w:color="AAAAAA" w:sz="6" w:space="0"/>
              <w:right w:val="single" w:color="AAAAAA" w:sz="6" w:space="0"/>
            </w:tcBorders>
            <w:shd w:val="clear" w:color="auto" w:fill="F8F8F8"/>
            <w:vAlign w:val="center"/>
          </w:tcPr>
          <w:p w:rsidRPr="00B02140" w:rsidR="0091218A" w:rsidRDefault="00C6244C" w14:paraId="70213A15" w14:textId="77777777">
            <w:pPr>
              <w:spacing w:after="0" w:line="259" w:lineRule="auto"/>
              <w:ind w:left="0" w:firstLine="0"/>
              <w:jc w:val="left"/>
              <w:rPr>
                <w:bCs/>
              </w:rPr>
            </w:pPr>
            <w:r w:rsidRPr="00B02140">
              <w:rPr>
                <w:bCs/>
                <w:sz w:val="19"/>
              </w:rPr>
              <w:t>692 ha suppressed</w:t>
            </w:r>
          </w:p>
        </w:tc>
        <w:tc>
          <w:tcPr>
            <w:tcW w:w="1648" w:type="dxa"/>
            <w:tcBorders>
              <w:top w:val="single" w:color="AAAAAA" w:sz="6" w:space="0"/>
              <w:left w:val="single" w:color="AAAAAA" w:sz="6" w:space="0"/>
              <w:bottom w:val="single" w:color="AAAAAA" w:sz="6" w:space="0"/>
              <w:right w:val="single" w:color="AAAAAA" w:sz="6" w:space="0"/>
            </w:tcBorders>
            <w:shd w:val="clear" w:color="auto" w:fill="F8F8F8"/>
            <w:vAlign w:val="center"/>
          </w:tcPr>
          <w:p w:rsidRPr="00B02140" w:rsidR="0091218A" w:rsidRDefault="00C6244C" w14:paraId="45BE2C4B" w14:textId="77777777">
            <w:pPr>
              <w:spacing w:after="0" w:line="259" w:lineRule="auto"/>
              <w:ind w:left="0" w:firstLine="0"/>
              <w:jc w:val="left"/>
              <w:rPr>
                <w:bCs/>
              </w:rPr>
            </w:pPr>
            <w:r w:rsidRPr="00B02140">
              <w:rPr>
                <w:bCs/>
                <w:sz w:val="19"/>
              </w:rPr>
              <w:t>High (modelled)</w:t>
            </w:r>
          </w:p>
        </w:tc>
        <w:tc>
          <w:tcPr>
            <w:tcW w:w="2037" w:type="dxa"/>
            <w:tcBorders>
              <w:top w:val="single" w:color="AAAAAA" w:sz="6" w:space="0"/>
              <w:left w:val="single" w:color="AAAAAA" w:sz="6" w:space="0"/>
              <w:bottom w:val="single" w:color="AAAAAA" w:sz="6" w:space="0"/>
              <w:right w:val="single" w:color="AAAAAA" w:sz="6" w:space="0"/>
            </w:tcBorders>
            <w:shd w:val="clear" w:color="auto" w:fill="F8F8F8"/>
            <w:vAlign w:val="center"/>
          </w:tcPr>
          <w:p w:rsidRPr="00B02140" w:rsidR="0091218A" w:rsidRDefault="00C6244C" w14:paraId="2BB60C0B" w14:textId="77777777">
            <w:pPr>
              <w:spacing w:after="0" w:line="259" w:lineRule="auto"/>
              <w:ind w:left="0" w:firstLine="0"/>
              <w:jc w:val="left"/>
              <w:rPr>
                <w:bCs/>
              </w:rPr>
            </w:pPr>
            <w:r w:rsidRPr="00B02140">
              <w:rPr>
                <w:bCs/>
                <w:sz w:val="19"/>
              </w:rPr>
              <w:t>Direct mortality</w:t>
            </w:r>
          </w:p>
        </w:tc>
      </w:tr>
      <w:tr w:rsidRPr="00B02140" w:rsidR="0091218A" w14:paraId="158637B1" w14:textId="77777777">
        <w:trPr>
          <w:trHeight w:val="705"/>
        </w:trPr>
        <w:tc>
          <w:tcPr>
            <w:tcW w:w="2060" w:type="dxa"/>
            <w:tcBorders>
              <w:top w:val="single" w:color="AAAAAA" w:sz="6" w:space="0"/>
              <w:left w:val="single" w:color="AAAAAA" w:sz="6" w:space="0"/>
              <w:bottom w:val="single" w:color="AAAAAA" w:sz="6" w:space="0"/>
              <w:right w:val="single" w:color="AAAAAA" w:sz="6" w:space="0"/>
            </w:tcBorders>
            <w:vAlign w:val="center"/>
          </w:tcPr>
          <w:p w:rsidRPr="00B02140" w:rsidR="0091218A" w:rsidRDefault="00C6244C" w14:paraId="416FE56D" w14:textId="77777777">
            <w:pPr>
              <w:spacing w:after="47" w:line="259" w:lineRule="auto"/>
              <w:ind w:left="0" w:firstLine="0"/>
              <w:jc w:val="left"/>
              <w:rPr>
                <w:bCs/>
              </w:rPr>
            </w:pPr>
            <w:r w:rsidRPr="00B02140">
              <w:rPr>
                <w:bCs/>
                <w:sz w:val="19"/>
              </w:rPr>
              <w:t>Stream erosion buffer</w:t>
            </w:r>
          </w:p>
          <w:p w:rsidRPr="00B02140" w:rsidR="0091218A" w:rsidRDefault="00C6244C" w14:paraId="7CC157F8" w14:textId="77777777">
            <w:pPr>
              <w:spacing w:after="0" w:line="259" w:lineRule="auto"/>
              <w:ind w:left="0" w:firstLine="0"/>
              <w:jc w:val="left"/>
              <w:rPr>
                <w:bCs/>
              </w:rPr>
            </w:pPr>
            <w:r w:rsidRPr="00B02140">
              <w:rPr>
                <w:bCs/>
                <w:sz w:val="19"/>
              </w:rPr>
              <w:t>(30 m)</w:t>
            </w:r>
          </w:p>
        </w:tc>
        <w:tc>
          <w:tcPr>
            <w:tcW w:w="3071" w:type="dxa"/>
            <w:tcBorders>
              <w:top w:val="single" w:color="AAAAAA" w:sz="6" w:space="0"/>
              <w:left w:val="single" w:color="AAAAAA" w:sz="6" w:space="0"/>
              <w:bottom w:val="single" w:color="AAAAAA" w:sz="6" w:space="0"/>
              <w:right w:val="single" w:color="AAAAAA" w:sz="6" w:space="0"/>
            </w:tcBorders>
            <w:vAlign w:val="center"/>
          </w:tcPr>
          <w:p w:rsidRPr="00B02140" w:rsidR="0091218A" w:rsidRDefault="00C6244C" w14:paraId="2058BFFA" w14:textId="77777777">
            <w:pPr>
              <w:spacing w:after="0" w:line="259" w:lineRule="auto"/>
              <w:ind w:left="0" w:firstLine="0"/>
              <w:jc w:val="left"/>
              <w:rPr>
                <w:bCs/>
              </w:rPr>
            </w:pPr>
            <w:r w:rsidRPr="00B02140">
              <w:rPr>
                <w:bCs/>
                <w:sz w:val="19"/>
              </w:rPr>
              <w:t>~1,717 ha (5.9% of remaining in sampled tiles)</w:t>
            </w:r>
          </w:p>
        </w:tc>
        <w:tc>
          <w:tcPr>
            <w:tcW w:w="1648" w:type="dxa"/>
            <w:tcBorders>
              <w:top w:val="single" w:color="AAAAAA" w:sz="6" w:space="0"/>
              <w:left w:val="single" w:color="AAAAAA" w:sz="6" w:space="0"/>
              <w:bottom w:val="single" w:color="AAAAAA" w:sz="6" w:space="0"/>
              <w:right w:val="single" w:color="AAAAAA" w:sz="6" w:space="0"/>
            </w:tcBorders>
            <w:vAlign w:val="center"/>
          </w:tcPr>
          <w:p w:rsidRPr="00B02140" w:rsidR="0091218A" w:rsidRDefault="00C6244C" w14:paraId="07C9AF78" w14:textId="77777777">
            <w:pPr>
              <w:spacing w:after="0" w:line="259" w:lineRule="auto"/>
              <w:ind w:left="0" w:firstLine="0"/>
              <w:jc w:val="left"/>
              <w:rPr>
                <w:bCs/>
              </w:rPr>
            </w:pPr>
            <w:r w:rsidRPr="00B02140">
              <w:rPr>
                <w:bCs/>
                <w:sz w:val="19"/>
              </w:rPr>
              <w:t>Moderate</w:t>
            </w:r>
          </w:p>
        </w:tc>
        <w:tc>
          <w:tcPr>
            <w:tcW w:w="2037" w:type="dxa"/>
            <w:tcBorders>
              <w:top w:val="single" w:color="AAAAAA" w:sz="6" w:space="0"/>
              <w:left w:val="single" w:color="AAAAAA" w:sz="6" w:space="0"/>
              <w:bottom w:val="single" w:color="AAAAAA" w:sz="6" w:space="0"/>
              <w:right w:val="single" w:color="AAAAAA" w:sz="6" w:space="0"/>
            </w:tcBorders>
            <w:vAlign w:val="center"/>
          </w:tcPr>
          <w:p w:rsidRPr="00B02140" w:rsidR="0091218A" w:rsidRDefault="00C6244C" w14:paraId="5F5D334F" w14:textId="77777777">
            <w:pPr>
              <w:spacing w:after="0" w:line="259" w:lineRule="auto"/>
              <w:ind w:left="0" w:firstLine="0"/>
              <w:jc w:val="left"/>
              <w:rPr>
                <w:bCs/>
              </w:rPr>
            </w:pPr>
            <w:r w:rsidRPr="00B02140">
              <w:rPr>
                <w:bCs/>
                <w:sz w:val="19"/>
              </w:rPr>
              <w:t>Riparian habitat loss</w:t>
            </w:r>
          </w:p>
        </w:tc>
      </w:tr>
      <w:tr w:rsidRPr="00B02140" w:rsidR="0091218A" w14:paraId="35FF3D94" w14:textId="77777777">
        <w:trPr>
          <w:trHeight w:val="420"/>
        </w:trPr>
        <w:tc>
          <w:tcPr>
            <w:tcW w:w="2060" w:type="dxa"/>
            <w:tcBorders>
              <w:top w:val="single" w:color="AAAAAA" w:sz="6" w:space="0"/>
              <w:left w:val="single" w:color="AAAAAA" w:sz="6" w:space="0"/>
              <w:bottom w:val="single" w:color="AAAAAA" w:sz="6" w:space="0"/>
              <w:right w:val="single" w:color="AAAAAA" w:sz="6" w:space="0"/>
            </w:tcBorders>
            <w:shd w:val="clear" w:color="auto" w:fill="F8F8F8"/>
            <w:vAlign w:val="center"/>
          </w:tcPr>
          <w:p w:rsidRPr="00B02140" w:rsidR="0091218A" w:rsidRDefault="00C6244C" w14:paraId="59133A8B" w14:textId="77777777">
            <w:pPr>
              <w:spacing w:after="0" w:line="259" w:lineRule="auto"/>
              <w:ind w:left="0" w:firstLine="0"/>
              <w:jc w:val="left"/>
              <w:rPr>
                <w:bCs/>
              </w:rPr>
            </w:pPr>
            <w:r w:rsidRPr="00B02140">
              <w:rPr>
                <w:bCs/>
                <w:sz w:val="19"/>
              </w:rPr>
              <w:t>Sea-level rise (future)</w:t>
            </w:r>
          </w:p>
        </w:tc>
        <w:tc>
          <w:tcPr>
            <w:tcW w:w="3071" w:type="dxa"/>
            <w:tcBorders>
              <w:top w:val="single" w:color="AAAAAA" w:sz="6" w:space="0"/>
              <w:left w:val="single" w:color="AAAAAA" w:sz="6" w:space="0"/>
              <w:bottom w:val="single" w:color="AAAAAA" w:sz="6" w:space="0"/>
              <w:right w:val="single" w:color="AAAAAA" w:sz="6" w:space="0"/>
            </w:tcBorders>
            <w:shd w:val="clear" w:color="auto" w:fill="F8F8F8"/>
            <w:vAlign w:val="center"/>
          </w:tcPr>
          <w:p w:rsidRPr="00B02140" w:rsidR="0091218A" w:rsidRDefault="00C6244C" w14:paraId="51B9DE02" w14:textId="77777777">
            <w:pPr>
              <w:spacing w:after="0" w:line="259" w:lineRule="auto"/>
              <w:ind w:left="0" w:firstLine="0"/>
              <w:jc w:val="left"/>
              <w:rPr>
                <w:bCs/>
              </w:rPr>
            </w:pPr>
            <w:r w:rsidRPr="00B02140">
              <w:rPr>
                <w:bCs/>
                <w:sz w:val="19"/>
              </w:rPr>
              <w:t>~240 ha (&lt;0.5% of remaining)</w:t>
            </w:r>
          </w:p>
        </w:tc>
        <w:tc>
          <w:tcPr>
            <w:tcW w:w="1648" w:type="dxa"/>
            <w:tcBorders>
              <w:top w:val="single" w:color="AAAAAA" w:sz="6" w:space="0"/>
              <w:left w:val="single" w:color="AAAAAA" w:sz="6" w:space="0"/>
              <w:bottom w:val="single" w:color="AAAAAA" w:sz="6" w:space="0"/>
              <w:right w:val="single" w:color="AAAAAA" w:sz="6" w:space="0"/>
            </w:tcBorders>
            <w:shd w:val="clear" w:color="auto" w:fill="F8F8F8"/>
            <w:vAlign w:val="center"/>
          </w:tcPr>
          <w:p w:rsidRPr="00B02140" w:rsidR="0091218A" w:rsidRDefault="00C6244C" w14:paraId="6286C1B3" w14:textId="77777777">
            <w:pPr>
              <w:spacing w:after="0" w:line="259" w:lineRule="auto"/>
              <w:ind w:left="0" w:firstLine="0"/>
              <w:jc w:val="left"/>
              <w:rPr>
                <w:bCs/>
              </w:rPr>
            </w:pPr>
            <w:r w:rsidRPr="00B02140">
              <w:rPr>
                <w:bCs/>
                <w:sz w:val="19"/>
              </w:rPr>
              <w:t>Low (projected)</w:t>
            </w:r>
          </w:p>
        </w:tc>
        <w:tc>
          <w:tcPr>
            <w:tcW w:w="2037" w:type="dxa"/>
            <w:tcBorders>
              <w:top w:val="single" w:color="AAAAAA" w:sz="6" w:space="0"/>
              <w:left w:val="single" w:color="AAAAAA" w:sz="6" w:space="0"/>
              <w:bottom w:val="single" w:color="AAAAAA" w:sz="6" w:space="0"/>
              <w:right w:val="single" w:color="AAAAAA" w:sz="6" w:space="0"/>
            </w:tcBorders>
            <w:shd w:val="clear" w:color="auto" w:fill="F8F8F8"/>
            <w:vAlign w:val="center"/>
          </w:tcPr>
          <w:p w:rsidRPr="00B02140" w:rsidR="0091218A" w:rsidRDefault="00C6244C" w14:paraId="66C1DB19" w14:textId="77777777">
            <w:pPr>
              <w:spacing w:after="0" w:line="259" w:lineRule="auto"/>
              <w:ind w:left="0" w:firstLine="0"/>
              <w:jc w:val="left"/>
              <w:rPr>
                <w:bCs/>
              </w:rPr>
            </w:pPr>
            <w:r w:rsidRPr="00B02140">
              <w:rPr>
                <w:bCs/>
                <w:sz w:val="19"/>
              </w:rPr>
              <w:t>Coastal inundation</w:t>
            </w:r>
          </w:p>
        </w:tc>
      </w:tr>
      <w:tr w:rsidRPr="00B02140" w:rsidR="0091218A" w14:paraId="707FE4C4" w14:textId="77777777">
        <w:trPr>
          <w:trHeight w:val="705"/>
        </w:trPr>
        <w:tc>
          <w:tcPr>
            <w:tcW w:w="2060" w:type="dxa"/>
            <w:tcBorders>
              <w:top w:val="single" w:color="AAAAAA" w:sz="6" w:space="0"/>
              <w:left w:val="single" w:color="AAAAAA" w:sz="6" w:space="0"/>
              <w:bottom w:val="single" w:color="AAAAAA" w:sz="6" w:space="0"/>
              <w:right w:val="single" w:color="AAAAAA" w:sz="6" w:space="0"/>
            </w:tcBorders>
            <w:vAlign w:val="center"/>
          </w:tcPr>
          <w:p w:rsidRPr="00B02140" w:rsidR="0091218A" w:rsidRDefault="00C6244C" w14:paraId="1BEA1509" w14:textId="77777777">
            <w:pPr>
              <w:spacing w:after="0" w:line="259" w:lineRule="auto"/>
              <w:ind w:left="0" w:firstLine="0"/>
              <w:jc w:val="left"/>
              <w:rPr>
                <w:bCs/>
              </w:rPr>
            </w:pPr>
            <w:r w:rsidRPr="00B02140">
              <w:rPr>
                <w:bCs/>
                <w:sz w:val="19"/>
              </w:rPr>
              <w:t>Yew big bud mite</w:t>
            </w:r>
          </w:p>
        </w:tc>
        <w:tc>
          <w:tcPr>
            <w:tcW w:w="3071" w:type="dxa"/>
            <w:tcBorders>
              <w:top w:val="single" w:color="AAAAAA" w:sz="6" w:space="0"/>
              <w:left w:val="single" w:color="AAAAAA" w:sz="6" w:space="0"/>
              <w:bottom w:val="single" w:color="AAAAAA" w:sz="6" w:space="0"/>
              <w:right w:val="single" w:color="AAAAAA" w:sz="6" w:space="0"/>
            </w:tcBorders>
            <w:vAlign w:val="center"/>
          </w:tcPr>
          <w:p w:rsidRPr="00B02140" w:rsidR="0091218A" w:rsidRDefault="00C6244C" w14:paraId="7E35AB92" w14:textId="77777777">
            <w:pPr>
              <w:spacing w:after="0" w:line="259" w:lineRule="auto"/>
              <w:ind w:left="0" w:firstLine="0"/>
              <w:jc w:val="left"/>
              <w:rPr>
                <w:bCs/>
              </w:rPr>
            </w:pPr>
            <w:r w:rsidRPr="00B02140">
              <w:rPr>
                <w:bCs/>
                <w:sz w:val="19"/>
              </w:rPr>
              <w:t>20–25% bud mortality</w:t>
            </w:r>
          </w:p>
        </w:tc>
        <w:tc>
          <w:tcPr>
            <w:tcW w:w="1648" w:type="dxa"/>
            <w:tcBorders>
              <w:top w:val="single" w:color="AAAAAA" w:sz="6" w:space="0"/>
              <w:left w:val="single" w:color="AAAAAA" w:sz="6" w:space="0"/>
              <w:bottom w:val="single" w:color="AAAAAA" w:sz="6" w:space="0"/>
              <w:right w:val="single" w:color="AAAAAA" w:sz="6" w:space="0"/>
            </w:tcBorders>
            <w:vAlign w:val="center"/>
          </w:tcPr>
          <w:p w:rsidRPr="00B02140" w:rsidR="0091218A" w:rsidRDefault="00C6244C" w14:paraId="6C03EDCF" w14:textId="77777777">
            <w:pPr>
              <w:spacing w:after="47" w:line="259" w:lineRule="auto"/>
              <w:ind w:left="0" w:firstLine="0"/>
              <w:jc w:val="left"/>
              <w:rPr>
                <w:bCs/>
              </w:rPr>
            </w:pPr>
            <w:r w:rsidRPr="00B02140">
              <w:rPr>
                <w:bCs/>
                <w:sz w:val="19"/>
              </w:rPr>
              <w:t>Moderate</w:t>
            </w:r>
          </w:p>
          <w:p w:rsidRPr="00B02140" w:rsidR="0091218A" w:rsidRDefault="00C6244C" w14:paraId="6DC6FC15" w14:textId="77777777">
            <w:pPr>
              <w:spacing w:after="0" w:line="259" w:lineRule="auto"/>
              <w:ind w:left="0" w:firstLine="0"/>
              <w:jc w:val="left"/>
              <w:rPr>
                <w:bCs/>
              </w:rPr>
            </w:pPr>
            <w:r w:rsidRPr="00B02140">
              <w:rPr>
                <w:bCs/>
                <w:sz w:val="19"/>
              </w:rPr>
              <w:t>(literature)</w:t>
            </w:r>
          </w:p>
        </w:tc>
        <w:tc>
          <w:tcPr>
            <w:tcW w:w="2037" w:type="dxa"/>
            <w:tcBorders>
              <w:top w:val="single" w:color="AAAAAA" w:sz="6" w:space="0"/>
              <w:left w:val="single" w:color="AAAAAA" w:sz="6" w:space="0"/>
              <w:bottom w:val="single" w:color="AAAAAA" w:sz="6" w:space="0"/>
              <w:right w:val="single" w:color="AAAAAA" w:sz="6" w:space="0"/>
            </w:tcBorders>
            <w:vAlign w:val="center"/>
          </w:tcPr>
          <w:p w:rsidRPr="00B02140" w:rsidR="0091218A" w:rsidRDefault="00C6244C" w14:paraId="05C1A266" w14:textId="77777777">
            <w:pPr>
              <w:spacing w:after="0" w:line="259" w:lineRule="auto"/>
              <w:ind w:left="0" w:firstLine="0"/>
              <w:jc w:val="left"/>
              <w:rPr>
                <w:bCs/>
              </w:rPr>
            </w:pPr>
            <w:r w:rsidRPr="00B02140">
              <w:rPr>
                <w:bCs/>
                <w:sz w:val="19"/>
              </w:rPr>
              <w:t>Growth/fecundity reduction</w:t>
            </w:r>
          </w:p>
        </w:tc>
      </w:tr>
      <w:tr w:rsidRPr="00B02140" w:rsidR="0091218A" w14:paraId="37F86914" w14:textId="77777777">
        <w:trPr>
          <w:trHeight w:val="705"/>
        </w:trPr>
        <w:tc>
          <w:tcPr>
            <w:tcW w:w="2060" w:type="dxa"/>
            <w:tcBorders>
              <w:top w:val="single" w:color="AAAAAA" w:sz="6" w:space="0"/>
              <w:left w:val="single" w:color="AAAAAA" w:sz="6" w:space="0"/>
              <w:bottom w:val="single" w:color="AAAAAA" w:sz="6" w:space="0"/>
              <w:right w:val="single" w:color="AAAAAA" w:sz="6" w:space="0"/>
            </w:tcBorders>
            <w:shd w:val="clear" w:color="auto" w:fill="F8F8F8"/>
            <w:vAlign w:val="center"/>
          </w:tcPr>
          <w:p w:rsidRPr="00B02140" w:rsidR="0091218A" w:rsidRDefault="00C6244C" w14:paraId="75781881" w14:textId="77777777">
            <w:pPr>
              <w:spacing w:after="0" w:line="259" w:lineRule="auto"/>
              <w:ind w:left="0" w:firstLine="0"/>
              <w:jc w:val="left"/>
              <w:rPr>
                <w:bCs/>
              </w:rPr>
            </w:pPr>
            <w:r w:rsidRPr="00B02140">
              <w:rPr>
                <w:bCs/>
                <w:sz w:val="19"/>
              </w:rPr>
              <w:t>Ungulate browsing</w:t>
            </w:r>
          </w:p>
        </w:tc>
        <w:tc>
          <w:tcPr>
            <w:tcW w:w="3071" w:type="dxa"/>
            <w:tcBorders>
              <w:top w:val="single" w:color="AAAAAA" w:sz="6" w:space="0"/>
              <w:left w:val="single" w:color="AAAAAA" w:sz="6" w:space="0"/>
              <w:bottom w:val="single" w:color="AAAAAA" w:sz="6" w:space="0"/>
              <w:right w:val="single" w:color="AAAAAA" w:sz="6" w:space="0"/>
            </w:tcBorders>
            <w:shd w:val="clear" w:color="auto" w:fill="F8F8F8"/>
            <w:vAlign w:val="center"/>
          </w:tcPr>
          <w:p w:rsidRPr="00B02140" w:rsidR="0091218A" w:rsidRDefault="00C6244C" w14:paraId="1B50FCE2" w14:textId="77777777">
            <w:pPr>
              <w:spacing w:after="0" w:line="259" w:lineRule="auto"/>
              <w:ind w:left="0" w:firstLine="0"/>
              <w:jc w:val="left"/>
              <w:rPr>
                <w:bCs/>
              </w:rPr>
            </w:pPr>
            <w:r w:rsidRPr="00B02140">
              <w:rPr>
                <w:bCs/>
                <w:sz w:val="19"/>
              </w:rPr>
              <w:t>60–80% seedling mortality</w:t>
            </w:r>
          </w:p>
        </w:tc>
        <w:tc>
          <w:tcPr>
            <w:tcW w:w="1648" w:type="dxa"/>
            <w:tcBorders>
              <w:top w:val="single" w:color="AAAAAA" w:sz="6" w:space="0"/>
              <w:left w:val="single" w:color="AAAAAA" w:sz="6" w:space="0"/>
              <w:bottom w:val="single" w:color="AAAAAA" w:sz="6" w:space="0"/>
              <w:right w:val="single" w:color="AAAAAA" w:sz="6" w:space="0"/>
            </w:tcBorders>
            <w:shd w:val="clear" w:color="auto" w:fill="F8F8F8"/>
            <w:vAlign w:val="center"/>
          </w:tcPr>
          <w:p w:rsidRPr="00B02140" w:rsidR="0091218A" w:rsidRDefault="00C6244C" w14:paraId="0D0232DC" w14:textId="77777777">
            <w:pPr>
              <w:spacing w:after="47" w:line="259" w:lineRule="auto"/>
              <w:ind w:left="0" w:firstLine="0"/>
              <w:jc w:val="left"/>
              <w:rPr>
                <w:bCs/>
              </w:rPr>
            </w:pPr>
            <w:r w:rsidRPr="00B02140">
              <w:rPr>
                <w:bCs/>
                <w:sz w:val="19"/>
              </w:rPr>
              <w:t>Moderate</w:t>
            </w:r>
          </w:p>
          <w:p w:rsidRPr="00B02140" w:rsidR="0091218A" w:rsidRDefault="00C6244C" w14:paraId="2865E3B6" w14:textId="77777777">
            <w:pPr>
              <w:spacing w:after="0" w:line="259" w:lineRule="auto"/>
              <w:ind w:left="0" w:firstLine="0"/>
              <w:jc w:val="left"/>
              <w:rPr>
                <w:bCs/>
              </w:rPr>
            </w:pPr>
            <w:r w:rsidRPr="00B02140">
              <w:rPr>
                <w:bCs/>
                <w:sz w:val="19"/>
              </w:rPr>
              <w:t>(literature)</w:t>
            </w:r>
          </w:p>
        </w:tc>
        <w:tc>
          <w:tcPr>
            <w:tcW w:w="2037" w:type="dxa"/>
            <w:tcBorders>
              <w:top w:val="single" w:color="AAAAAA" w:sz="6" w:space="0"/>
              <w:left w:val="single" w:color="AAAAAA" w:sz="6" w:space="0"/>
              <w:bottom w:val="single" w:color="AAAAAA" w:sz="6" w:space="0"/>
              <w:right w:val="single" w:color="AAAAAA" w:sz="6" w:space="0"/>
            </w:tcBorders>
            <w:shd w:val="clear" w:color="auto" w:fill="F8F8F8"/>
            <w:vAlign w:val="center"/>
          </w:tcPr>
          <w:p w:rsidRPr="00B02140" w:rsidR="0091218A" w:rsidRDefault="00C6244C" w14:paraId="67DD8306" w14:textId="77777777">
            <w:pPr>
              <w:spacing w:after="0" w:line="259" w:lineRule="auto"/>
              <w:ind w:left="0" w:firstLine="0"/>
              <w:jc w:val="left"/>
              <w:rPr>
                <w:bCs/>
              </w:rPr>
            </w:pPr>
            <w:r w:rsidRPr="00B02140">
              <w:rPr>
                <w:bCs/>
                <w:sz w:val="19"/>
              </w:rPr>
              <w:t>Regeneration failure</w:t>
            </w:r>
          </w:p>
        </w:tc>
      </w:tr>
      <w:tr w:rsidRPr="00B02140" w:rsidR="0091218A" w14:paraId="20DA0CF6" w14:textId="77777777">
        <w:trPr>
          <w:trHeight w:val="705"/>
        </w:trPr>
        <w:tc>
          <w:tcPr>
            <w:tcW w:w="2060" w:type="dxa"/>
            <w:tcBorders>
              <w:top w:val="single" w:color="AAAAAA" w:sz="6" w:space="0"/>
              <w:left w:val="single" w:color="AAAAAA" w:sz="6" w:space="0"/>
              <w:bottom w:val="single" w:color="AAAAAA" w:sz="6" w:space="0"/>
              <w:right w:val="single" w:color="AAAAAA" w:sz="6" w:space="0"/>
            </w:tcBorders>
            <w:vAlign w:val="center"/>
          </w:tcPr>
          <w:p w:rsidRPr="00B02140" w:rsidR="0091218A" w:rsidRDefault="00C6244C" w14:paraId="4FE3ED52" w14:textId="77777777">
            <w:pPr>
              <w:spacing w:after="0" w:line="259" w:lineRule="auto"/>
              <w:ind w:left="0" w:firstLine="0"/>
              <w:jc w:val="left"/>
              <w:rPr>
                <w:bCs/>
              </w:rPr>
            </w:pPr>
            <w:r w:rsidRPr="00B02140">
              <w:rPr>
                <w:bCs/>
                <w:sz w:val="19"/>
              </w:rPr>
              <w:t>Historical Taxol harvest</w:t>
            </w:r>
          </w:p>
        </w:tc>
        <w:tc>
          <w:tcPr>
            <w:tcW w:w="3071" w:type="dxa"/>
            <w:tcBorders>
              <w:top w:val="single" w:color="AAAAAA" w:sz="6" w:space="0"/>
              <w:left w:val="single" w:color="AAAAAA" w:sz="6" w:space="0"/>
              <w:bottom w:val="single" w:color="AAAAAA" w:sz="6" w:space="0"/>
              <w:right w:val="single" w:color="AAAAAA" w:sz="6" w:space="0"/>
            </w:tcBorders>
            <w:vAlign w:val="center"/>
          </w:tcPr>
          <w:p w:rsidRPr="00B02140" w:rsidR="0091218A" w:rsidRDefault="00C6244C" w14:paraId="76144072" w14:textId="77777777">
            <w:pPr>
              <w:spacing w:after="0" w:line="259" w:lineRule="auto"/>
              <w:ind w:left="0" w:firstLine="0"/>
              <w:jc w:val="left"/>
              <w:rPr>
                <w:bCs/>
              </w:rPr>
            </w:pPr>
            <w:r w:rsidRPr="00B02140">
              <w:rPr>
                <w:bCs/>
                <w:sz w:val="19"/>
              </w:rPr>
              <w:t>Unknown (hundreds of thousands of trees)</w:t>
            </w:r>
          </w:p>
        </w:tc>
        <w:tc>
          <w:tcPr>
            <w:tcW w:w="1648" w:type="dxa"/>
            <w:tcBorders>
              <w:top w:val="single" w:color="AAAAAA" w:sz="6" w:space="0"/>
              <w:left w:val="single" w:color="AAAAAA" w:sz="6" w:space="0"/>
              <w:bottom w:val="single" w:color="AAAAAA" w:sz="6" w:space="0"/>
              <w:right w:val="single" w:color="AAAAAA" w:sz="6" w:space="0"/>
            </w:tcBorders>
            <w:vAlign w:val="center"/>
          </w:tcPr>
          <w:p w:rsidRPr="00B02140" w:rsidR="0091218A" w:rsidRDefault="00C6244C" w14:paraId="01F95792" w14:textId="77777777">
            <w:pPr>
              <w:spacing w:after="0" w:line="259" w:lineRule="auto"/>
              <w:ind w:left="0" w:firstLine="0"/>
              <w:jc w:val="left"/>
              <w:rPr>
                <w:bCs/>
              </w:rPr>
            </w:pPr>
            <w:r w:rsidRPr="00B02140">
              <w:rPr>
                <w:bCs/>
                <w:sz w:val="19"/>
              </w:rPr>
              <w:t>Low (no spatial data)</w:t>
            </w:r>
          </w:p>
        </w:tc>
        <w:tc>
          <w:tcPr>
            <w:tcW w:w="2037" w:type="dxa"/>
            <w:tcBorders>
              <w:top w:val="single" w:color="AAAAAA" w:sz="6" w:space="0"/>
              <w:left w:val="single" w:color="AAAAAA" w:sz="6" w:space="0"/>
              <w:bottom w:val="single" w:color="AAAAAA" w:sz="6" w:space="0"/>
              <w:right w:val="single" w:color="AAAAAA" w:sz="6" w:space="0"/>
            </w:tcBorders>
            <w:vAlign w:val="center"/>
          </w:tcPr>
          <w:p w:rsidRPr="00B02140" w:rsidR="0091218A" w:rsidRDefault="00C6244C" w14:paraId="55A11CC8" w14:textId="77777777">
            <w:pPr>
              <w:spacing w:after="0" w:line="259" w:lineRule="auto"/>
              <w:ind w:left="0" w:firstLine="0"/>
              <w:jc w:val="left"/>
              <w:rPr>
                <w:bCs/>
              </w:rPr>
            </w:pPr>
            <w:r w:rsidRPr="00B02140">
              <w:rPr>
                <w:bCs/>
                <w:sz w:val="19"/>
              </w:rPr>
              <w:t>Historical direct mortality</w:t>
            </w:r>
          </w:p>
        </w:tc>
      </w:tr>
    </w:tbl>
    <w:p w:rsidRPr="00B02140" w:rsidR="0091218A" w:rsidRDefault="00C6244C" w14:paraId="682FFDD9" w14:textId="2B099DFE">
      <w:pPr>
        <w:spacing w:after="278"/>
        <w:ind w:left="-5" w:right="12"/>
      </w:pPr>
      <w:r>
        <w:t>The stream erosion estimate applied binary morphological dilation (3 pixels = 30 m) to all VRI water category pixels across 42 tiles, then summed yew probability mass in the newly-buffered oldgrowth pixels. The 1,717 ha represents 5.9% of the 29,028 ha remaining yew mass in sampled tiles, supported by the Carnation Creek study (20–50% peak flow increases post-logging; Hartman &amp; Scrivener 1990) and hydraulic geometry relationships predicting ~14% channel widening for a 30% flow increase (</w:t>
      </w:r>
      <w:r w:rsidRPr="3624CF84">
        <w:rPr>
          <w:i/>
          <w:iCs/>
        </w:rPr>
        <w:t>W \propto Q^{0.5}</w:t>
      </w:r>
      <w:r>
        <w:t>; Leopold &amp; Maddock 1953).</w:t>
      </w:r>
      <w:ins w:author="Jericho O'Connell" w:date="2026-05-11T03:47:00Z" w16du:dateUtc="2026-05-11T03:47:06Z" w:id="361">
        <w:r w:rsidR="6C84966A">
          <w:t xml:space="preserve"> </w:t>
        </w:r>
      </w:ins>
      <w:ins w:author="Jericho O'Connell" w:date="2026-05-11T03:47:00Z" w16du:dateUtc="2026-05-11T03:47:33Z" w:id="362">
        <w:r w:rsidR="6C84966A">
          <w:t>[!Should go to the methods section</w:t>
        </w:r>
      </w:ins>
      <w:ins w:author="Jericho O'Connell" w:date="2026-05-11T03:47:00Z" w16du:dateUtc="2026-05-11T03:47:38Z" w:id="363">
        <w:r w:rsidR="6C84966A">
          <w:t>]</w:t>
        </w:r>
      </w:ins>
    </w:p>
    <w:p w:rsidRPr="00B02140" w:rsidR="0091218A" w:rsidRDefault="00C6244C" w14:paraId="142A6EC9" w14:textId="77777777">
      <w:pPr>
        <w:pStyle w:val="Heading2"/>
        <w:ind w:left="432" w:hanging="447"/>
        <w:rPr>
          <w:ins w:author="Jericho O'Connell" w:date="2026-05-11T03:47:00Z" w16du:dateUtc="2026-05-11T03:47:51Z" w:id="364"/>
          <w:b w:val="0"/>
          <w:rPrChange w:author="Jericho O'Connell" w:date="2026-05-10T18:19:00Z" w16du:dateUtc="2026-05-11T01:19:00Z" w:id="365">
            <w:rPr>
              <w:ins w:author="Jericho O'Connell" w:date="2026-05-11T03:47:00Z" w16du:dateUtc="2026-05-11T03:47:51Z" w:id="366"/>
            </w:rPr>
          </w:rPrChange>
        </w:rPr>
      </w:pPr>
      <w:r>
        <w:rPr>
          <w:b w:val="0"/>
          <w:rPrChange w:author="Jericho O'Connell" w:date="2026-05-10T18:19:00Z" w16du:dateUtc="2026-05-11T01:19:00Z" w:id="367">
            <w:rPr/>
          </w:rPrChange>
        </w:rPr>
        <w:t>Population Age Structure</w:t>
      </w:r>
    </w:p>
    <w:p w:rsidR="2F88750B" w:rsidRDefault="0987EAD3" w14:paraId="7BF80BFB" w14:textId="45E0384C">
      <w:pPr>
        <w:ind w:left="432" w:hanging="447"/>
        <w:rPr>
          <w:rPrChange w:author="Unknown" w16du:dateUtc="2026-05-11T01:19:00Z" w:id="368">
            <w:rPr/>
          </w:rPrChange>
        </w:rPr>
        <w:pPrChange w:author="Jericho O'Connell" w:date="2026-05-11T03:47:00Z" w:id="369">
          <w:pPr>
            <w:ind w:left="432" w:hanging="447"/>
          </w:pPr>
        </w:pPrChange>
      </w:pPr>
      <w:ins w:author="Jericho O'Connell" w:date="2026-05-11T03:47:00Z" w16du:dateUtc="2026-05-11T03:47:58Z" w:id="370">
        <w:r>
          <w:t xml:space="preserve">[! </w:t>
        </w:r>
      </w:ins>
      <w:ins w:author="Jericho O'Connell" w:date="2026-05-11T03:47:00Z" w16du:dateUtc="2026-05-11T03:47:59Z" w:id="371">
        <w:r>
          <w:t xml:space="preserve">Check </w:t>
        </w:r>
      </w:ins>
      <w:ins w:author="Jericho O'Connell" w:date="2026-05-11T03:48:00Z" w16du:dateUtc="2026-05-11T03:48:01Z" w:id="372">
        <w:r>
          <w:t>numbers</w:t>
        </w:r>
      </w:ins>
      <w:ins w:author="Jericho O'Connell" w:date="2026-05-11T03:48:00Z" w16du:dateUtc="2026-05-11T03:48:02Z" w:id="373">
        <w:r>
          <w:t>]</w:t>
        </w:r>
      </w:ins>
    </w:p>
    <w:p w:rsidRPr="00B02140" w:rsidR="0091218A" w:rsidRDefault="00C6244C" w14:paraId="3AE8DFA6" w14:textId="77777777">
      <w:pPr>
        <w:ind w:left="-5" w:right="12"/>
        <w:rPr>
          <w:bCs/>
        </w:rPr>
      </w:pPr>
      <w:r w:rsidRPr="00B02140">
        <w:rPr>
          <w:bCs/>
        </w:rPr>
        <w:t xml:space="preserve">Field measurement of </w:t>
      </w:r>
      <w:r w:rsidRPr="00B02140">
        <w:rPr>
          <w:bCs/>
          <w:i/>
        </w:rPr>
        <w:t>n</w:t>
      </w:r>
      <w:r w:rsidRPr="00B02140">
        <w:rPr>
          <w:bCs/>
        </w:rPr>
        <w:t xml:space="preserve"> = 120 Pacific yew individuals yielded CBH values of 1–218 cm, corresponding to converted DBH values of 0.3–69.4 cm (mean DBH = 15.0 cm, median = 12.7 cm; Figure 20). Size-class structure differed markedly from the de Liocourt reference distribution (</w:t>
      </w:r>
      <w:r w:rsidRPr="00B02140">
        <w:rPr>
          <w:bCs/>
          <w:i/>
        </w:rPr>
        <w:t>q</w:t>
      </w:r>
      <w:r w:rsidRPr="00B02140">
        <w:rPr>
          <w:bCs/>
        </w:rPr>
        <w:t xml:space="preserve"> = 1.5) in a pattern consistent with selective removal of large, old individuals rather than recruitment failure (Table 3).</w:t>
      </w:r>
    </w:p>
    <w:p w:rsidRPr="00B02140" w:rsidR="0091218A" w:rsidRDefault="00C6244C" w14:paraId="12D8B9DA" w14:textId="77777777">
      <w:pPr>
        <w:spacing w:after="0" w:line="259" w:lineRule="auto"/>
        <w:ind w:left="-5"/>
        <w:jc w:val="left"/>
        <w:rPr>
          <w:bCs/>
        </w:rPr>
      </w:pPr>
      <w:r w:rsidRPr="00B02140">
        <w:rPr>
          <w:bCs/>
          <w:rPrChange w:author="Jericho O'Connell" w:date="2026-05-10T18:19:00Z" w16du:dateUtc="2026-05-11T01:19:00Z" w:id="374">
            <w:rPr>
              <w:b/>
            </w:rPr>
          </w:rPrChange>
        </w:rPr>
        <w:t xml:space="preserve">Table 3. Observed versus expected (de Liocourt </w:t>
      </w:r>
      <w:r w:rsidRPr="00B02140">
        <w:rPr>
          <w:bCs/>
          <w:i/>
          <w:rPrChange w:author="Jericho O'Connell" w:date="2026-05-10T18:19:00Z" w16du:dateUtc="2026-05-11T01:19:00Z" w:id="375">
            <w:rPr>
              <w:b/>
              <w:i/>
            </w:rPr>
          </w:rPrChange>
        </w:rPr>
        <w:t>q</w:t>
      </w:r>
      <w:r w:rsidRPr="00B02140">
        <w:rPr>
          <w:bCs/>
          <w:rPrChange w:author="Jericho O'Connell" w:date="2026-05-10T18:19:00Z" w16du:dateUtc="2026-05-11T01:19:00Z" w:id="376">
            <w:rPr>
              <w:b/>
            </w:rPr>
          </w:rPrChange>
        </w:rPr>
        <w:t xml:space="preserve"> = 1.5) stem counts by 10-cm DBH class.</w:t>
      </w:r>
    </w:p>
    <w:tbl>
      <w:tblPr>
        <w:tblStyle w:val="TableGrid"/>
        <w:tblW w:w="8816" w:type="dxa"/>
        <w:tblInd w:w="8" w:type="dxa"/>
        <w:tblCellMar>
          <w:left w:w="108" w:type="dxa"/>
          <w:right w:w="107" w:type="dxa"/>
        </w:tblCellMar>
        <w:tblLook w:val="04A0" w:firstRow="1" w:lastRow="0" w:firstColumn="1" w:lastColumn="0" w:noHBand="0" w:noVBand="1"/>
      </w:tblPr>
      <w:tblGrid>
        <w:gridCol w:w="2345"/>
        <w:gridCol w:w="1533"/>
        <w:gridCol w:w="2576"/>
        <w:gridCol w:w="2362"/>
      </w:tblGrid>
      <w:tr w:rsidRPr="00B02140" w:rsidR="0091218A" w14:paraId="7D7CBC5F" w14:textId="77777777">
        <w:trPr>
          <w:trHeight w:val="420"/>
        </w:trPr>
        <w:tc>
          <w:tcPr>
            <w:tcW w:w="2345" w:type="dxa"/>
            <w:tcBorders>
              <w:top w:val="single" w:color="AAAAAA" w:sz="6" w:space="0"/>
              <w:left w:val="single" w:color="AAAAAA" w:sz="6" w:space="0"/>
              <w:bottom w:val="single" w:color="AAAAAA" w:sz="6" w:space="0"/>
              <w:right w:val="single" w:color="AAAAAA" w:sz="6" w:space="0"/>
            </w:tcBorders>
            <w:shd w:val="clear" w:color="auto" w:fill="EEEEFF"/>
            <w:vAlign w:val="center"/>
          </w:tcPr>
          <w:p w:rsidRPr="00B02140" w:rsidR="0091218A" w:rsidRDefault="00C6244C" w14:paraId="1F5E8BCE" w14:textId="77777777">
            <w:pPr>
              <w:spacing w:after="0" w:line="259" w:lineRule="auto"/>
              <w:ind w:left="0" w:firstLine="0"/>
              <w:jc w:val="left"/>
              <w:rPr>
                <w:bCs/>
              </w:rPr>
            </w:pPr>
            <w:r w:rsidRPr="00B02140">
              <w:rPr>
                <w:bCs/>
                <w:sz w:val="19"/>
                <w:rPrChange w:author="Jericho O'Connell" w:date="2026-05-10T18:19:00Z" w16du:dateUtc="2026-05-11T01:19:00Z" w:id="377">
                  <w:rPr>
                    <w:b/>
                    <w:sz w:val="19"/>
                  </w:rPr>
                </w:rPrChange>
              </w:rPr>
              <w:t>DBH Class (cm)</w:t>
            </w:r>
          </w:p>
        </w:tc>
        <w:tc>
          <w:tcPr>
            <w:tcW w:w="1533" w:type="dxa"/>
            <w:tcBorders>
              <w:top w:val="single" w:color="AAAAAA" w:sz="6" w:space="0"/>
              <w:left w:val="single" w:color="AAAAAA" w:sz="6" w:space="0"/>
              <w:bottom w:val="single" w:color="AAAAAA" w:sz="6" w:space="0"/>
              <w:right w:val="single" w:color="AAAAAA" w:sz="6" w:space="0"/>
            </w:tcBorders>
            <w:shd w:val="clear" w:color="auto" w:fill="EEEEFF"/>
            <w:vAlign w:val="center"/>
          </w:tcPr>
          <w:p w:rsidRPr="00B02140" w:rsidR="0091218A" w:rsidRDefault="00C6244C" w14:paraId="09262CBD" w14:textId="77777777">
            <w:pPr>
              <w:spacing w:after="0" w:line="259" w:lineRule="auto"/>
              <w:ind w:left="0" w:firstLine="0"/>
              <w:jc w:val="right"/>
              <w:rPr>
                <w:bCs/>
              </w:rPr>
            </w:pPr>
            <w:r w:rsidRPr="00B02140">
              <w:rPr>
                <w:bCs/>
                <w:sz w:val="19"/>
                <w:rPrChange w:author="Jericho O'Connell" w:date="2026-05-10T18:19:00Z" w16du:dateUtc="2026-05-11T01:19:00Z" w:id="378">
                  <w:rPr>
                    <w:b/>
                    <w:sz w:val="19"/>
                  </w:rPr>
                </w:rPrChange>
              </w:rPr>
              <w:t>Observed</w:t>
            </w:r>
          </w:p>
        </w:tc>
        <w:tc>
          <w:tcPr>
            <w:tcW w:w="2576" w:type="dxa"/>
            <w:tcBorders>
              <w:top w:val="single" w:color="AAAAAA" w:sz="6" w:space="0"/>
              <w:left w:val="single" w:color="AAAAAA" w:sz="6" w:space="0"/>
              <w:bottom w:val="single" w:color="AAAAAA" w:sz="6" w:space="0"/>
              <w:right w:val="single" w:color="AAAAAA" w:sz="6" w:space="0"/>
            </w:tcBorders>
            <w:shd w:val="clear" w:color="auto" w:fill="EEEEFF"/>
            <w:vAlign w:val="center"/>
          </w:tcPr>
          <w:p w:rsidRPr="00B02140" w:rsidR="0091218A" w:rsidRDefault="00C6244C" w14:paraId="188F0C67" w14:textId="77777777">
            <w:pPr>
              <w:spacing w:after="0" w:line="259" w:lineRule="auto"/>
              <w:ind w:left="0" w:firstLine="0"/>
              <w:jc w:val="right"/>
              <w:rPr>
                <w:bCs/>
              </w:rPr>
            </w:pPr>
            <w:r w:rsidRPr="00B02140">
              <w:rPr>
                <w:bCs/>
                <w:sz w:val="19"/>
                <w:rPrChange w:author="Jericho O'Connell" w:date="2026-05-10T18:19:00Z" w16du:dateUtc="2026-05-11T01:19:00Z" w:id="379">
                  <w:rPr>
                    <w:b/>
                    <w:sz w:val="19"/>
                  </w:rPr>
                </w:rPrChange>
              </w:rPr>
              <w:t>Expected (</w:t>
            </w:r>
            <w:r w:rsidRPr="00B02140">
              <w:rPr>
                <w:bCs/>
                <w:i/>
                <w:sz w:val="19"/>
                <w:rPrChange w:author="Jericho O'Connell" w:date="2026-05-10T18:19:00Z" w16du:dateUtc="2026-05-11T01:19:00Z" w:id="380">
                  <w:rPr>
                    <w:b/>
                    <w:i/>
                    <w:sz w:val="19"/>
                  </w:rPr>
                </w:rPrChange>
              </w:rPr>
              <w:t>q</w:t>
            </w:r>
            <w:r w:rsidRPr="00B02140">
              <w:rPr>
                <w:bCs/>
                <w:sz w:val="19"/>
                <w:rPrChange w:author="Jericho O'Connell" w:date="2026-05-10T18:19:00Z" w16du:dateUtc="2026-05-11T01:19:00Z" w:id="381">
                  <w:rPr>
                    <w:b/>
                    <w:sz w:val="19"/>
                  </w:rPr>
                </w:rPrChange>
              </w:rPr>
              <w:t xml:space="preserve"> = 1.5)</w:t>
            </w:r>
          </w:p>
        </w:tc>
        <w:tc>
          <w:tcPr>
            <w:tcW w:w="2362" w:type="dxa"/>
            <w:tcBorders>
              <w:top w:val="single" w:color="AAAAAA" w:sz="6" w:space="0"/>
              <w:left w:val="single" w:color="AAAAAA" w:sz="6" w:space="0"/>
              <w:bottom w:val="single" w:color="AAAAAA" w:sz="6" w:space="0"/>
              <w:right w:val="single" w:color="AAAAAA" w:sz="6" w:space="0"/>
            </w:tcBorders>
            <w:shd w:val="clear" w:color="auto" w:fill="EEEEFF"/>
            <w:vAlign w:val="center"/>
          </w:tcPr>
          <w:p w:rsidRPr="00B02140" w:rsidR="0091218A" w:rsidRDefault="00C6244C" w14:paraId="42DB98AB" w14:textId="77777777">
            <w:pPr>
              <w:spacing w:after="0" w:line="259" w:lineRule="auto"/>
              <w:ind w:left="0" w:firstLine="0"/>
              <w:jc w:val="right"/>
              <w:rPr>
                <w:bCs/>
              </w:rPr>
            </w:pPr>
            <w:r w:rsidRPr="00B02140">
              <w:rPr>
                <w:bCs/>
                <w:sz w:val="19"/>
                <w:rPrChange w:author="Jericho O'Connell" w:date="2026-05-10T18:19:00Z" w16du:dateUtc="2026-05-11T01:19:00Z" w:id="382">
                  <w:rPr>
                    <w:b/>
                    <w:sz w:val="19"/>
                  </w:rPr>
                </w:rPrChange>
              </w:rPr>
              <w:t>Surplus / Deficit</w:t>
            </w:r>
          </w:p>
        </w:tc>
      </w:tr>
      <w:tr w:rsidRPr="00B02140" w:rsidR="0091218A" w14:paraId="5A8401F2" w14:textId="77777777">
        <w:trPr>
          <w:trHeight w:val="420"/>
        </w:trPr>
        <w:tc>
          <w:tcPr>
            <w:tcW w:w="2345" w:type="dxa"/>
            <w:tcBorders>
              <w:top w:val="single" w:color="AAAAAA" w:sz="6" w:space="0"/>
              <w:left w:val="single" w:color="AAAAAA" w:sz="6" w:space="0"/>
              <w:bottom w:val="single" w:color="AAAAAA" w:sz="6" w:space="0"/>
              <w:right w:val="single" w:color="AAAAAA" w:sz="6" w:space="0"/>
            </w:tcBorders>
            <w:vAlign w:val="center"/>
          </w:tcPr>
          <w:p w:rsidRPr="00B02140" w:rsidR="0091218A" w:rsidRDefault="00C6244C" w14:paraId="35538A10" w14:textId="77777777">
            <w:pPr>
              <w:spacing w:after="0" w:line="259" w:lineRule="auto"/>
              <w:ind w:left="0" w:firstLine="0"/>
              <w:jc w:val="left"/>
              <w:rPr>
                <w:bCs/>
              </w:rPr>
            </w:pPr>
            <w:r w:rsidRPr="00B02140">
              <w:rPr>
                <w:bCs/>
                <w:sz w:val="19"/>
              </w:rPr>
              <w:t>0–10</w:t>
            </w:r>
          </w:p>
        </w:tc>
        <w:tc>
          <w:tcPr>
            <w:tcW w:w="1533" w:type="dxa"/>
            <w:tcBorders>
              <w:top w:val="single" w:color="AAAAAA" w:sz="6" w:space="0"/>
              <w:left w:val="single" w:color="AAAAAA" w:sz="6" w:space="0"/>
              <w:bottom w:val="single" w:color="AAAAAA" w:sz="6" w:space="0"/>
              <w:right w:val="single" w:color="AAAAAA" w:sz="6" w:space="0"/>
            </w:tcBorders>
            <w:vAlign w:val="center"/>
          </w:tcPr>
          <w:p w:rsidRPr="00B02140" w:rsidR="0091218A" w:rsidRDefault="00C6244C" w14:paraId="60E463E6" w14:textId="77777777">
            <w:pPr>
              <w:spacing w:after="0" w:line="259" w:lineRule="auto"/>
              <w:ind w:left="0" w:firstLine="0"/>
              <w:jc w:val="right"/>
              <w:rPr>
                <w:bCs/>
              </w:rPr>
            </w:pPr>
            <w:r w:rsidRPr="00B02140">
              <w:rPr>
                <w:bCs/>
                <w:sz w:val="19"/>
              </w:rPr>
              <w:t>36</w:t>
            </w:r>
          </w:p>
        </w:tc>
        <w:tc>
          <w:tcPr>
            <w:tcW w:w="2576" w:type="dxa"/>
            <w:tcBorders>
              <w:top w:val="single" w:color="AAAAAA" w:sz="6" w:space="0"/>
              <w:left w:val="single" w:color="AAAAAA" w:sz="6" w:space="0"/>
              <w:bottom w:val="single" w:color="AAAAAA" w:sz="6" w:space="0"/>
              <w:right w:val="single" w:color="AAAAAA" w:sz="6" w:space="0"/>
            </w:tcBorders>
            <w:vAlign w:val="center"/>
          </w:tcPr>
          <w:p w:rsidRPr="00B02140" w:rsidR="0091218A" w:rsidRDefault="00C6244C" w14:paraId="34D95176" w14:textId="77777777">
            <w:pPr>
              <w:spacing w:after="0" w:line="259" w:lineRule="auto"/>
              <w:ind w:left="0" w:firstLine="0"/>
              <w:jc w:val="right"/>
              <w:rPr>
                <w:bCs/>
              </w:rPr>
            </w:pPr>
            <w:r w:rsidRPr="00B02140">
              <w:rPr>
                <w:bCs/>
                <w:sz w:val="19"/>
              </w:rPr>
              <w:t>41.6</w:t>
            </w:r>
          </w:p>
        </w:tc>
        <w:tc>
          <w:tcPr>
            <w:tcW w:w="2362" w:type="dxa"/>
            <w:tcBorders>
              <w:top w:val="single" w:color="AAAAAA" w:sz="6" w:space="0"/>
              <w:left w:val="single" w:color="AAAAAA" w:sz="6" w:space="0"/>
              <w:bottom w:val="single" w:color="AAAAAA" w:sz="6" w:space="0"/>
              <w:right w:val="single" w:color="AAAAAA" w:sz="6" w:space="0"/>
            </w:tcBorders>
            <w:vAlign w:val="center"/>
          </w:tcPr>
          <w:p w:rsidRPr="00B02140" w:rsidR="0091218A" w:rsidRDefault="00C6244C" w14:paraId="1016ECB8" w14:textId="77777777">
            <w:pPr>
              <w:spacing w:after="0" w:line="259" w:lineRule="auto"/>
              <w:ind w:left="0" w:firstLine="0"/>
              <w:jc w:val="right"/>
              <w:rPr>
                <w:bCs/>
              </w:rPr>
            </w:pPr>
            <w:r w:rsidRPr="00B02140">
              <w:rPr>
                <w:bCs/>
                <w:sz w:val="19"/>
              </w:rPr>
              <w:t>−5.6</w:t>
            </w:r>
          </w:p>
        </w:tc>
      </w:tr>
      <w:tr w:rsidRPr="00B02140" w:rsidR="0091218A" w14:paraId="1703048A" w14:textId="77777777">
        <w:trPr>
          <w:trHeight w:val="420"/>
        </w:trPr>
        <w:tc>
          <w:tcPr>
            <w:tcW w:w="2345" w:type="dxa"/>
            <w:tcBorders>
              <w:top w:val="single" w:color="AAAAAA" w:sz="6" w:space="0"/>
              <w:left w:val="single" w:color="AAAAAA" w:sz="6" w:space="0"/>
              <w:bottom w:val="single" w:color="AAAAAA" w:sz="6" w:space="0"/>
              <w:right w:val="single" w:color="AAAAAA" w:sz="6" w:space="0"/>
            </w:tcBorders>
            <w:shd w:val="clear" w:color="auto" w:fill="F8F8F8"/>
            <w:vAlign w:val="center"/>
          </w:tcPr>
          <w:p w:rsidRPr="00B02140" w:rsidR="0091218A" w:rsidRDefault="00C6244C" w14:paraId="154B761C" w14:textId="77777777">
            <w:pPr>
              <w:spacing w:after="0" w:line="259" w:lineRule="auto"/>
              <w:ind w:left="0" w:firstLine="0"/>
              <w:jc w:val="left"/>
              <w:rPr>
                <w:bCs/>
              </w:rPr>
            </w:pPr>
            <w:r w:rsidRPr="00B02140">
              <w:rPr>
                <w:bCs/>
                <w:sz w:val="19"/>
              </w:rPr>
              <w:t>10–20</w:t>
            </w:r>
          </w:p>
        </w:tc>
        <w:tc>
          <w:tcPr>
            <w:tcW w:w="1533" w:type="dxa"/>
            <w:tcBorders>
              <w:top w:val="single" w:color="AAAAAA" w:sz="6" w:space="0"/>
              <w:left w:val="single" w:color="AAAAAA" w:sz="6" w:space="0"/>
              <w:bottom w:val="single" w:color="AAAAAA" w:sz="6" w:space="0"/>
              <w:right w:val="single" w:color="AAAAAA" w:sz="6" w:space="0"/>
            </w:tcBorders>
            <w:shd w:val="clear" w:color="auto" w:fill="F8F8F8"/>
            <w:vAlign w:val="center"/>
          </w:tcPr>
          <w:p w:rsidRPr="00B02140" w:rsidR="0091218A" w:rsidRDefault="00C6244C" w14:paraId="0AFED7CF" w14:textId="77777777">
            <w:pPr>
              <w:spacing w:after="0" w:line="259" w:lineRule="auto"/>
              <w:ind w:left="0" w:firstLine="0"/>
              <w:jc w:val="right"/>
              <w:rPr>
                <w:bCs/>
              </w:rPr>
            </w:pPr>
            <w:r w:rsidRPr="00B02140">
              <w:rPr>
                <w:bCs/>
                <w:sz w:val="19"/>
                <w:rPrChange w:author="Jericho O'Connell" w:date="2026-05-10T18:19:00Z" w16du:dateUtc="2026-05-11T01:19:00Z" w:id="383">
                  <w:rPr>
                    <w:b/>
                    <w:sz w:val="19"/>
                  </w:rPr>
                </w:rPrChange>
              </w:rPr>
              <w:t>56</w:t>
            </w:r>
          </w:p>
        </w:tc>
        <w:tc>
          <w:tcPr>
            <w:tcW w:w="2576" w:type="dxa"/>
            <w:tcBorders>
              <w:top w:val="single" w:color="AAAAAA" w:sz="6" w:space="0"/>
              <w:left w:val="single" w:color="AAAAAA" w:sz="6" w:space="0"/>
              <w:bottom w:val="single" w:color="AAAAAA" w:sz="6" w:space="0"/>
              <w:right w:val="single" w:color="AAAAAA" w:sz="6" w:space="0"/>
            </w:tcBorders>
            <w:shd w:val="clear" w:color="auto" w:fill="F8F8F8"/>
            <w:vAlign w:val="center"/>
          </w:tcPr>
          <w:p w:rsidRPr="00B02140" w:rsidR="0091218A" w:rsidRDefault="00C6244C" w14:paraId="6DA9C62F" w14:textId="77777777">
            <w:pPr>
              <w:spacing w:after="0" w:line="259" w:lineRule="auto"/>
              <w:ind w:left="0" w:firstLine="0"/>
              <w:jc w:val="right"/>
              <w:rPr>
                <w:bCs/>
              </w:rPr>
            </w:pPr>
            <w:r w:rsidRPr="00B02140">
              <w:rPr>
                <w:bCs/>
                <w:sz w:val="19"/>
              </w:rPr>
              <w:t>27.7</w:t>
            </w:r>
          </w:p>
        </w:tc>
        <w:tc>
          <w:tcPr>
            <w:tcW w:w="2362" w:type="dxa"/>
            <w:tcBorders>
              <w:top w:val="single" w:color="AAAAAA" w:sz="6" w:space="0"/>
              <w:left w:val="single" w:color="AAAAAA" w:sz="6" w:space="0"/>
              <w:bottom w:val="single" w:color="AAAAAA" w:sz="6" w:space="0"/>
              <w:right w:val="single" w:color="AAAAAA" w:sz="6" w:space="0"/>
            </w:tcBorders>
            <w:shd w:val="clear" w:color="auto" w:fill="F8F8F8"/>
            <w:vAlign w:val="center"/>
          </w:tcPr>
          <w:p w:rsidRPr="00B02140" w:rsidR="0091218A" w:rsidRDefault="00C6244C" w14:paraId="2524FCCD" w14:textId="77777777">
            <w:pPr>
              <w:spacing w:after="0" w:line="259" w:lineRule="auto"/>
              <w:ind w:left="0" w:firstLine="0"/>
              <w:jc w:val="right"/>
              <w:rPr>
                <w:bCs/>
              </w:rPr>
            </w:pPr>
            <w:r w:rsidRPr="00B02140">
              <w:rPr>
                <w:bCs/>
                <w:sz w:val="19"/>
                <w:rPrChange w:author="Jericho O'Connell" w:date="2026-05-10T18:19:00Z" w16du:dateUtc="2026-05-11T01:19:00Z" w:id="384">
                  <w:rPr>
                    <w:b/>
                    <w:sz w:val="19"/>
                  </w:rPr>
                </w:rPrChange>
              </w:rPr>
              <w:t>+28.3 surplus</w:t>
            </w:r>
          </w:p>
        </w:tc>
      </w:tr>
      <w:tr w:rsidRPr="00B02140" w:rsidR="0091218A" w14:paraId="1677DD41" w14:textId="77777777">
        <w:trPr>
          <w:trHeight w:val="420"/>
        </w:trPr>
        <w:tc>
          <w:tcPr>
            <w:tcW w:w="2345" w:type="dxa"/>
            <w:tcBorders>
              <w:top w:val="single" w:color="AAAAAA" w:sz="6" w:space="0"/>
              <w:left w:val="single" w:color="AAAAAA" w:sz="6" w:space="0"/>
              <w:bottom w:val="single" w:color="AAAAAA" w:sz="6" w:space="0"/>
              <w:right w:val="single" w:color="AAAAAA" w:sz="6" w:space="0"/>
            </w:tcBorders>
            <w:vAlign w:val="center"/>
          </w:tcPr>
          <w:p w:rsidRPr="00B02140" w:rsidR="0091218A" w:rsidRDefault="00C6244C" w14:paraId="69D1E138" w14:textId="77777777">
            <w:pPr>
              <w:spacing w:after="0" w:line="259" w:lineRule="auto"/>
              <w:ind w:left="0" w:firstLine="0"/>
              <w:jc w:val="left"/>
              <w:rPr>
                <w:bCs/>
              </w:rPr>
            </w:pPr>
            <w:r w:rsidRPr="00B02140">
              <w:rPr>
                <w:bCs/>
                <w:sz w:val="19"/>
              </w:rPr>
              <w:t>20–30</w:t>
            </w:r>
          </w:p>
        </w:tc>
        <w:tc>
          <w:tcPr>
            <w:tcW w:w="1533" w:type="dxa"/>
            <w:tcBorders>
              <w:top w:val="single" w:color="AAAAAA" w:sz="6" w:space="0"/>
              <w:left w:val="single" w:color="AAAAAA" w:sz="6" w:space="0"/>
              <w:bottom w:val="single" w:color="AAAAAA" w:sz="6" w:space="0"/>
              <w:right w:val="single" w:color="AAAAAA" w:sz="6" w:space="0"/>
            </w:tcBorders>
            <w:vAlign w:val="center"/>
          </w:tcPr>
          <w:p w:rsidRPr="00B02140" w:rsidR="0091218A" w:rsidRDefault="00C6244C" w14:paraId="33BA1F4D" w14:textId="77777777">
            <w:pPr>
              <w:spacing w:after="0" w:line="259" w:lineRule="auto"/>
              <w:ind w:left="0" w:firstLine="0"/>
              <w:jc w:val="right"/>
              <w:rPr>
                <w:bCs/>
              </w:rPr>
            </w:pPr>
            <w:r w:rsidRPr="00B02140">
              <w:rPr>
                <w:bCs/>
                <w:sz w:val="19"/>
              </w:rPr>
              <w:t>21</w:t>
            </w:r>
          </w:p>
        </w:tc>
        <w:tc>
          <w:tcPr>
            <w:tcW w:w="2576" w:type="dxa"/>
            <w:tcBorders>
              <w:top w:val="single" w:color="AAAAAA" w:sz="6" w:space="0"/>
              <w:left w:val="single" w:color="AAAAAA" w:sz="6" w:space="0"/>
              <w:bottom w:val="single" w:color="AAAAAA" w:sz="6" w:space="0"/>
              <w:right w:val="single" w:color="AAAAAA" w:sz="6" w:space="0"/>
            </w:tcBorders>
            <w:vAlign w:val="center"/>
          </w:tcPr>
          <w:p w:rsidRPr="00B02140" w:rsidR="0091218A" w:rsidRDefault="00C6244C" w14:paraId="064F8D6A" w14:textId="77777777">
            <w:pPr>
              <w:spacing w:after="0" w:line="259" w:lineRule="auto"/>
              <w:ind w:left="0" w:firstLine="0"/>
              <w:jc w:val="right"/>
              <w:rPr>
                <w:bCs/>
              </w:rPr>
            </w:pPr>
            <w:r w:rsidRPr="00B02140">
              <w:rPr>
                <w:bCs/>
                <w:sz w:val="19"/>
              </w:rPr>
              <w:t>18.5</w:t>
            </w:r>
          </w:p>
        </w:tc>
        <w:tc>
          <w:tcPr>
            <w:tcW w:w="2362" w:type="dxa"/>
            <w:tcBorders>
              <w:top w:val="single" w:color="AAAAAA" w:sz="6" w:space="0"/>
              <w:left w:val="single" w:color="AAAAAA" w:sz="6" w:space="0"/>
              <w:bottom w:val="single" w:color="AAAAAA" w:sz="6" w:space="0"/>
              <w:right w:val="single" w:color="AAAAAA" w:sz="6" w:space="0"/>
            </w:tcBorders>
            <w:vAlign w:val="center"/>
          </w:tcPr>
          <w:p w:rsidRPr="00B02140" w:rsidR="0091218A" w:rsidRDefault="00C6244C" w14:paraId="34F0D714" w14:textId="77777777">
            <w:pPr>
              <w:spacing w:after="0" w:line="259" w:lineRule="auto"/>
              <w:ind w:left="0" w:firstLine="0"/>
              <w:jc w:val="right"/>
              <w:rPr>
                <w:bCs/>
              </w:rPr>
            </w:pPr>
            <w:r w:rsidRPr="00B02140">
              <w:rPr>
                <w:bCs/>
                <w:sz w:val="19"/>
              </w:rPr>
              <w:t>+2.5 surplus</w:t>
            </w:r>
          </w:p>
        </w:tc>
      </w:tr>
      <w:tr w:rsidRPr="00B02140" w:rsidR="0091218A" w14:paraId="45310F89" w14:textId="77777777">
        <w:trPr>
          <w:trHeight w:val="420"/>
        </w:trPr>
        <w:tc>
          <w:tcPr>
            <w:tcW w:w="2345" w:type="dxa"/>
            <w:tcBorders>
              <w:top w:val="single" w:color="AAAAAA" w:sz="6" w:space="0"/>
              <w:left w:val="single" w:color="AAAAAA" w:sz="6" w:space="0"/>
              <w:bottom w:val="single" w:color="AAAAAA" w:sz="6" w:space="0"/>
              <w:right w:val="single" w:color="AAAAAA" w:sz="6" w:space="0"/>
            </w:tcBorders>
            <w:shd w:val="clear" w:color="auto" w:fill="F8F8F8"/>
            <w:vAlign w:val="center"/>
          </w:tcPr>
          <w:p w:rsidRPr="00B02140" w:rsidR="0091218A" w:rsidRDefault="00C6244C" w14:paraId="0F6FC8EE" w14:textId="77777777">
            <w:pPr>
              <w:spacing w:after="0" w:line="259" w:lineRule="auto"/>
              <w:ind w:left="0" w:firstLine="0"/>
              <w:jc w:val="left"/>
              <w:rPr>
                <w:bCs/>
              </w:rPr>
            </w:pPr>
            <w:r w:rsidRPr="00B02140">
              <w:rPr>
                <w:bCs/>
                <w:sz w:val="19"/>
              </w:rPr>
              <w:t>30–40</w:t>
            </w:r>
          </w:p>
        </w:tc>
        <w:tc>
          <w:tcPr>
            <w:tcW w:w="1533" w:type="dxa"/>
            <w:tcBorders>
              <w:top w:val="single" w:color="AAAAAA" w:sz="6" w:space="0"/>
              <w:left w:val="single" w:color="AAAAAA" w:sz="6" w:space="0"/>
              <w:bottom w:val="single" w:color="AAAAAA" w:sz="6" w:space="0"/>
              <w:right w:val="single" w:color="AAAAAA" w:sz="6" w:space="0"/>
            </w:tcBorders>
            <w:shd w:val="clear" w:color="auto" w:fill="F8F8F8"/>
            <w:vAlign w:val="center"/>
          </w:tcPr>
          <w:p w:rsidRPr="00B02140" w:rsidR="0091218A" w:rsidRDefault="00C6244C" w14:paraId="4E7BFC6C" w14:textId="77777777">
            <w:pPr>
              <w:spacing w:after="0" w:line="259" w:lineRule="auto"/>
              <w:ind w:left="0" w:firstLine="0"/>
              <w:jc w:val="right"/>
              <w:rPr>
                <w:bCs/>
              </w:rPr>
            </w:pPr>
            <w:r w:rsidRPr="00B02140">
              <w:rPr>
                <w:bCs/>
                <w:sz w:val="19"/>
              </w:rPr>
              <w:t>2</w:t>
            </w:r>
          </w:p>
        </w:tc>
        <w:tc>
          <w:tcPr>
            <w:tcW w:w="2576" w:type="dxa"/>
            <w:tcBorders>
              <w:top w:val="single" w:color="AAAAAA" w:sz="6" w:space="0"/>
              <w:left w:val="single" w:color="AAAAAA" w:sz="6" w:space="0"/>
              <w:bottom w:val="single" w:color="AAAAAA" w:sz="6" w:space="0"/>
              <w:right w:val="single" w:color="AAAAAA" w:sz="6" w:space="0"/>
            </w:tcBorders>
            <w:shd w:val="clear" w:color="auto" w:fill="F8F8F8"/>
            <w:vAlign w:val="center"/>
          </w:tcPr>
          <w:p w:rsidRPr="00B02140" w:rsidR="0091218A" w:rsidRDefault="00C6244C" w14:paraId="058F8A4A" w14:textId="77777777">
            <w:pPr>
              <w:spacing w:after="0" w:line="259" w:lineRule="auto"/>
              <w:ind w:left="0" w:firstLine="0"/>
              <w:jc w:val="right"/>
              <w:rPr>
                <w:bCs/>
              </w:rPr>
            </w:pPr>
            <w:r w:rsidRPr="00B02140">
              <w:rPr>
                <w:bCs/>
                <w:sz w:val="19"/>
              </w:rPr>
              <w:t>12.3</w:t>
            </w:r>
          </w:p>
        </w:tc>
        <w:tc>
          <w:tcPr>
            <w:tcW w:w="2362" w:type="dxa"/>
            <w:tcBorders>
              <w:top w:val="single" w:color="AAAAAA" w:sz="6" w:space="0"/>
              <w:left w:val="single" w:color="AAAAAA" w:sz="6" w:space="0"/>
              <w:bottom w:val="single" w:color="AAAAAA" w:sz="6" w:space="0"/>
              <w:right w:val="single" w:color="AAAAAA" w:sz="6" w:space="0"/>
            </w:tcBorders>
            <w:shd w:val="clear" w:color="auto" w:fill="F8F8F8"/>
            <w:vAlign w:val="center"/>
          </w:tcPr>
          <w:p w:rsidRPr="00B02140" w:rsidR="0091218A" w:rsidRDefault="00C6244C" w14:paraId="6EB8DE32" w14:textId="77777777">
            <w:pPr>
              <w:spacing w:after="0" w:line="259" w:lineRule="auto"/>
              <w:ind w:left="0" w:firstLine="0"/>
              <w:jc w:val="right"/>
              <w:rPr>
                <w:bCs/>
              </w:rPr>
            </w:pPr>
            <w:r w:rsidRPr="00B02140">
              <w:rPr>
                <w:bCs/>
                <w:sz w:val="19"/>
              </w:rPr>
              <w:t>−10.3</w:t>
            </w:r>
          </w:p>
        </w:tc>
      </w:tr>
      <w:tr w:rsidRPr="00B02140" w:rsidR="0091218A" w14:paraId="0007D769" w14:textId="77777777">
        <w:trPr>
          <w:trHeight w:val="420"/>
        </w:trPr>
        <w:tc>
          <w:tcPr>
            <w:tcW w:w="2345" w:type="dxa"/>
            <w:tcBorders>
              <w:top w:val="single" w:color="AAAAAA" w:sz="6" w:space="0"/>
              <w:left w:val="single" w:color="AAAAAA" w:sz="6" w:space="0"/>
              <w:bottom w:val="single" w:color="AAAAAA" w:sz="6" w:space="0"/>
              <w:right w:val="single" w:color="AAAAAA" w:sz="6" w:space="0"/>
            </w:tcBorders>
            <w:vAlign w:val="center"/>
          </w:tcPr>
          <w:p w:rsidRPr="00B02140" w:rsidR="0091218A" w:rsidRDefault="00C6244C" w14:paraId="062DDFDA" w14:textId="77777777">
            <w:pPr>
              <w:spacing w:after="0" w:line="259" w:lineRule="auto"/>
              <w:ind w:left="0" w:firstLine="0"/>
              <w:jc w:val="left"/>
              <w:rPr>
                <w:bCs/>
              </w:rPr>
            </w:pPr>
            <w:r w:rsidRPr="00B02140">
              <w:rPr>
                <w:bCs/>
                <w:sz w:val="19"/>
              </w:rPr>
              <w:t>40–50</w:t>
            </w:r>
          </w:p>
        </w:tc>
        <w:tc>
          <w:tcPr>
            <w:tcW w:w="1533" w:type="dxa"/>
            <w:tcBorders>
              <w:top w:val="single" w:color="AAAAAA" w:sz="6" w:space="0"/>
              <w:left w:val="single" w:color="AAAAAA" w:sz="6" w:space="0"/>
              <w:bottom w:val="single" w:color="AAAAAA" w:sz="6" w:space="0"/>
              <w:right w:val="single" w:color="AAAAAA" w:sz="6" w:space="0"/>
            </w:tcBorders>
            <w:vAlign w:val="center"/>
          </w:tcPr>
          <w:p w:rsidRPr="00B02140" w:rsidR="0091218A" w:rsidRDefault="00C6244C" w14:paraId="28F162F2" w14:textId="77777777">
            <w:pPr>
              <w:spacing w:after="0" w:line="259" w:lineRule="auto"/>
              <w:ind w:left="0" w:firstLine="0"/>
              <w:jc w:val="right"/>
              <w:rPr>
                <w:bCs/>
              </w:rPr>
            </w:pPr>
            <w:r w:rsidRPr="00B02140">
              <w:rPr>
                <w:bCs/>
                <w:sz w:val="19"/>
              </w:rPr>
              <w:t>4</w:t>
            </w:r>
          </w:p>
        </w:tc>
        <w:tc>
          <w:tcPr>
            <w:tcW w:w="2576" w:type="dxa"/>
            <w:tcBorders>
              <w:top w:val="single" w:color="AAAAAA" w:sz="6" w:space="0"/>
              <w:left w:val="single" w:color="AAAAAA" w:sz="6" w:space="0"/>
              <w:bottom w:val="single" w:color="AAAAAA" w:sz="6" w:space="0"/>
              <w:right w:val="single" w:color="AAAAAA" w:sz="6" w:space="0"/>
            </w:tcBorders>
            <w:vAlign w:val="center"/>
          </w:tcPr>
          <w:p w:rsidRPr="00B02140" w:rsidR="0091218A" w:rsidRDefault="00C6244C" w14:paraId="4F6DB2F5" w14:textId="77777777">
            <w:pPr>
              <w:spacing w:after="0" w:line="259" w:lineRule="auto"/>
              <w:ind w:left="0" w:firstLine="0"/>
              <w:jc w:val="right"/>
              <w:rPr>
                <w:bCs/>
              </w:rPr>
            </w:pPr>
            <w:r w:rsidRPr="00B02140">
              <w:rPr>
                <w:bCs/>
                <w:sz w:val="19"/>
              </w:rPr>
              <w:t>8.2</w:t>
            </w:r>
          </w:p>
        </w:tc>
        <w:tc>
          <w:tcPr>
            <w:tcW w:w="2362" w:type="dxa"/>
            <w:tcBorders>
              <w:top w:val="single" w:color="AAAAAA" w:sz="6" w:space="0"/>
              <w:left w:val="single" w:color="AAAAAA" w:sz="6" w:space="0"/>
              <w:bottom w:val="single" w:color="AAAAAA" w:sz="6" w:space="0"/>
              <w:right w:val="single" w:color="AAAAAA" w:sz="6" w:space="0"/>
            </w:tcBorders>
            <w:vAlign w:val="center"/>
          </w:tcPr>
          <w:p w:rsidRPr="00B02140" w:rsidR="0091218A" w:rsidRDefault="00C6244C" w14:paraId="3E774110" w14:textId="77777777">
            <w:pPr>
              <w:spacing w:after="0" w:line="259" w:lineRule="auto"/>
              <w:ind w:left="0" w:firstLine="0"/>
              <w:jc w:val="right"/>
              <w:rPr>
                <w:bCs/>
              </w:rPr>
            </w:pPr>
            <w:r w:rsidRPr="00B02140">
              <w:rPr>
                <w:bCs/>
                <w:sz w:val="19"/>
              </w:rPr>
              <w:t>−4.2</w:t>
            </w:r>
          </w:p>
        </w:tc>
      </w:tr>
      <w:tr w:rsidRPr="00B02140" w:rsidR="0091218A" w14:paraId="2548DC43" w14:textId="77777777">
        <w:trPr>
          <w:trHeight w:val="420"/>
        </w:trPr>
        <w:tc>
          <w:tcPr>
            <w:tcW w:w="2345" w:type="dxa"/>
            <w:tcBorders>
              <w:top w:val="single" w:color="AAAAAA" w:sz="6" w:space="0"/>
              <w:left w:val="single" w:color="AAAAAA" w:sz="6" w:space="0"/>
              <w:bottom w:val="single" w:color="AAAAAA" w:sz="6" w:space="0"/>
              <w:right w:val="single" w:color="AAAAAA" w:sz="6" w:space="0"/>
            </w:tcBorders>
            <w:shd w:val="clear" w:color="auto" w:fill="F8F8F8"/>
            <w:vAlign w:val="center"/>
          </w:tcPr>
          <w:p w:rsidRPr="00B02140" w:rsidR="0091218A" w:rsidRDefault="00C6244C" w14:paraId="47DF8D64" w14:textId="77777777">
            <w:pPr>
              <w:spacing w:after="0" w:line="259" w:lineRule="auto"/>
              <w:ind w:left="0" w:firstLine="0"/>
              <w:jc w:val="left"/>
              <w:rPr>
                <w:bCs/>
              </w:rPr>
            </w:pPr>
            <w:r w:rsidRPr="00B02140">
              <w:rPr>
                <w:bCs/>
                <w:sz w:val="19"/>
              </w:rPr>
              <w:t>50–60</w:t>
            </w:r>
          </w:p>
        </w:tc>
        <w:tc>
          <w:tcPr>
            <w:tcW w:w="1533" w:type="dxa"/>
            <w:tcBorders>
              <w:top w:val="single" w:color="AAAAAA" w:sz="6" w:space="0"/>
              <w:left w:val="single" w:color="AAAAAA" w:sz="6" w:space="0"/>
              <w:bottom w:val="single" w:color="AAAAAA" w:sz="6" w:space="0"/>
              <w:right w:val="single" w:color="AAAAAA" w:sz="6" w:space="0"/>
            </w:tcBorders>
            <w:shd w:val="clear" w:color="auto" w:fill="F8F8F8"/>
            <w:vAlign w:val="center"/>
          </w:tcPr>
          <w:p w:rsidRPr="00B02140" w:rsidR="0091218A" w:rsidRDefault="00C6244C" w14:paraId="664022A6" w14:textId="77777777">
            <w:pPr>
              <w:spacing w:after="0" w:line="259" w:lineRule="auto"/>
              <w:ind w:left="0" w:firstLine="0"/>
              <w:jc w:val="right"/>
              <w:rPr>
                <w:bCs/>
              </w:rPr>
            </w:pPr>
            <w:r w:rsidRPr="00B02140">
              <w:rPr>
                <w:bCs/>
                <w:sz w:val="19"/>
              </w:rPr>
              <w:t>0</w:t>
            </w:r>
          </w:p>
        </w:tc>
        <w:tc>
          <w:tcPr>
            <w:tcW w:w="2576" w:type="dxa"/>
            <w:tcBorders>
              <w:top w:val="single" w:color="AAAAAA" w:sz="6" w:space="0"/>
              <w:left w:val="single" w:color="AAAAAA" w:sz="6" w:space="0"/>
              <w:bottom w:val="single" w:color="AAAAAA" w:sz="6" w:space="0"/>
              <w:right w:val="single" w:color="AAAAAA" w:sz="6" w:space="0"/>
            </w:tcBorders>
            <w:shd w:val="clear" w:color="auto" w:fill="F8F8F8"/>
            <w:vAlign w:val="center"/>
          </w:tcPr>
          <w:p w:rsidRPr="00B02140" w:rsidR="0091218A" w:rsidRDefault="00C6244C" w14:paraId="457E224E" w14:textId="77777777">
            <w:pPr>
              <w:spacing w:after="0" w:line="259" w:lineRule="auto"/>
              <w:ind w:left="0" w:firstLine="0"/>
              <w:jc w:val="right"/>
              <w:rPr>
                <w:bCs/>
              </w:rPr>
            </w:pPr>
            <w:r w:rsidRPr="00B02140">
              <w:rPr>
                <w:bCs/>
                <w:sz w:val="19"/>
              </w:rPr>
              <w:t>5.5</w:t>
            </w:r>
          </w:p>
        </w:tc>
        <w:tc>
          <w:tcPr>
            <w:tcW w:w="2362" w:type="dxa"/>
            <w:tcBorders>
              <w:top w:val="single" w:color="AAAAAA" w:sz="6" w:space="0"/>
              <w:left w:val="single" w:color="AAAAAA" w:sz="6" w:space="0"/>
              <w:bottom w:val="single" w:color="AAAAAA" w:sz="6" w:space="0"/>
              <w:right w:val="single" w:color="AAAAAA" w:sz="6" w:space="0"/>
            </w:tcBorders>
            <w:shd w:val="clear" w:color="auto" w:fill="F8F8F8"/>
            <w:vAlign w:val="center"/>
          </w:tcPr>
          <w:p w:rsidRPr="00B02140" w:rsidR="0091218A" w:rsidRDefault="00C6244C" w14:paraId="12F6E8AC" w14:textId="77777777">
            <w:pPr>
              <w:spacing w:after="0" w:line="259" w:lineRule="auto"/>
              <w:ind w:left="0" w:firstLine="0"/>
              <w:jc w:val="right"/>
              <w:rPr>
                <w:bCs/>
              </w:rPr>
            </w:pPr>
            <w:r w:rsidRPr="00B02140">
              <w:rPr>
                <w:bCs/>
                <w:sz w:val="19"/>
              </w:rPr>
              <w:t>−5.5</w:t>
            </w:r>
          </w:p>
        </w:tc>
      </w:tr>
      <w:tr w:rsidRPr="00B02140" w:rsidR="0091218A" w14:paraId="5F91E9E8" w14:textId="77777777">
        <w:trPr>
          <w:trHeight w:val="420"/>
        </w:trPr>
        <w:tc>
          <w:tcPr>
            <w:tcW w:w="2345" w:type="dxa"/>
            <w:tcBorders>
              <w:top w:val="single" w:color="AAAAAA" w:sz="6" w:space="0"/>
              <w:left w:val="single" w:color="AAAAAA" w:sz="6" w:space="0"/>
              <w:bottom w:val="single" w:color="AAAAAA" w:sz="6" w:space="0"/>
              <w:right w:val="single" w:color="AAAAAA" w:sz="6" w:space="0"/>
            </w:tcBorders>
            <w:vAlign w:val="center"/>
          </w:tcPr>
          <w:p w:rsidRPr="00B02140" w:rsidR="0091218A" w:rsidRDefault="00C6244C" w14:paraId="7736BEA5" w14:textId="77777777">
            <w:pPr>
              <w:spacing w:after="0" w:line="259" w:lineRule="auto"/>
              <w:ind w:left="0" w:firstLine="0"/>
              <w:jc w:val="left"/>
              <w:rPr>
                <w:bCs/>
              </w:rPr>
            </w:pPr>
            <w:r w:rsidRPr="00B02140">
              <w:rPr>
                <w:bCs/>
                <w:sz w:val="19"/>
              </w:rPr>
              <w:t>60–70</w:t>
            </w:r>
          </w:p>
        </w:tc>
        <w:tc>
          <w:tcPr>
            <w:tcW w:w="1533" w:type="dxa"/>
            <w:tcBorders>
              <w:top w:val="single" w:color="AAAAAA" w:sz="6" w:space="0"/>
              <w:left w:val="single" w:color="AAAAAA" w:sz="6" w:space="0"/>
              <w:bottom w:val="single" w:color="AAAAAA" w:sz="6" w:space="0"/>
              <w:right w:val="single" w:color="AAAAAA" w:sz="6" w:space="0"/>
            </w:tcBorders>
            <w:vAlign w:val="center"/>
          </w:tcPr>
          <w:p w:rsidRPr="00B02140" w:rsidR="0091218A" w:rsidRDefault="00C6244C" w14:paraId="0A3CA4A6" w14:textId="77777777">
            <w:pPr>
              <w:spacing w:after="0" w:line="259" w:lineRule="auto"/>
              <w:ind w:left="0" w:firstLine="0"/>
              <w:jc w:val="right"/>
              <w:rPr>
                <w:bCs/>
              </w:rPr>
            </w:pPr>
            <w:r w:rsidRPr="00B02140">
              <w:rPr>
                <w:bCs/>
                <w:sz w:val="19"/>
              </w:rPr>
              <w:t>1</w:t>
            </w:r>
          </w:p>
        </w:tc>
        <w:tc>
          <w:tcPr>
            <w:tcW w:w="2576" w:type="dxa"/>
            <w:tcBorders>
              <w:top w:val="single" w:color="AAAAAA" w:sz="6" w:space="0"/>
              <w:left w:val="single" w:color="AAAAAA" w:sz="6" w:space="0"/>
              <w:bottom w:val="single" w:color="AAAAAA" w:sz="6" w:space="0"/>
              <w:right w:val="single" w:color="AAAAAA" w:sz="6" w:space="0"/>
            </w:tcBorders>
            <w:vAlign w:val="center"/>
          </w:tcPr>
          <w:p w:rsidRPr="00B02140" w:rsidR="0091218A" w:rsidRDefault="00C6244C" w14:paraId="53852C93" w14:textId="77777777">
            <w:pPr>
              <w:spacing w:after="0" w:line="259" w:lineRule="auto"/>
              <w:ind w:left="0" w:firstLine="0"/>
              <w:jc w:val="right"/>
              <w:rPr>
                <w:bCs/>
              </w:rPr>
            </w:pPr>
            <w:r w:rsidRPr="00B02140">
              <w:rPr>
                <w:bCs/>
                <w:sz w:val="19"/>
              </w:rPr>
              <w:t>3.7</w:t>
            </w:r>
          </w:p>
        </w:tc>
        <w:tc>
          <w:tcPr>
            <w:tcW w:w="2362" w:type="dxa"/>
            <w:tcBorders>
              <w:top w:val="single" w:color="AAAAAA" w:sz="6" w:space="0"/>
              <w:left w:val="single" w:color="AAAAAA" w:sz="6" w:space="0"/>
              <w:bottom w:val="single" w:color="AAAAAA" w:sz="6" w:space="0"/>
              <w:right w:val="single" w:color="AAAAAA" w:sz="6" w:space="0"/>
            </w:tcBorders>
            <w:vAlign w:val="center"/>
          </w:tcPr>
          <w:p w:rsidRPr="00B02140" w:rsidR="0091218A" w:rsidRDefault="00C6244C" w14:paraId="370BED0D" w14:textId="77777777">
            <w:pPr>
              <w:spacing w:after="0" w:line="259" w:lineRule="auto"/>
              <w:ind w:left="0" w:firstLine="0"/>
              <w:jc w:val="right"/>
              <w:rPr>
                <w:bCs/>
              </w:rPr>
            </w:pPr>
            <w:r w:rsidRPr="00B02140">
              <w:rPr>
                <w:bCs/>
                <w:sz w:val="19"/>
              </w:rPr>
              <w:t>−2.7</w:t>
            </w:r>
          </w:p>
        </w:tc>
      </w:tr>
      <w:tr w:rsidRPr="00B02140" w:rsidR="0091218A" w14:paraId="6954CDC7" w14:textId="77777777">
        <w:trPr>
          <w:trHeight w:val="420"/>
        </w:trPr>
        <w:tc>
          <w:tcPr>
            <w:tcW w:w="2345" w:type="dxa"/>
            <w:tcBorders>
              <w:top w:val="single" w:color="AAAAAA" w:sz="6" w:space="0"/>
              <w:left w:val="single" w:color="AAAAAA" w:sz="6" w:space="0"/>
              <w:bottom w:val="single" w:color="AAAAAA" w:sz="6" w:space="0"/>
              <w:right w:val="single" w:color="AAAAAA" w:sz="6" w:space="0"/>
            </w:tcBorders>
            <w:shd w:val="clear" w:color="auto" w:fill="F8F8F8"/>
            <w:vAlign w:val="center"/>
          </w:tcPr>
          <w:p w:rsidRPr="00B02140" w:rsidR="0091218A" w:rsidRDefault="00C6244C" w14:paraId="7BC74F7B" w14:textId="77777777">
            <w:pPr>
              <w:spacing w:after="0" w:line="259" w:lineRule="auto"/>
              <w:ind w:left="0" w:firstLine="0"/>
              <w:jc w:val="left"/>
              <w:rPr>
                <w:bCs/>
              </w:rPr>
            </w:pPr>
            <w:r w:rsidRPr="00B02140">
              <w:rPr>
                <w:bCs/>
                <w:sz w:val="19"/>
              </w:rPr>
              <w:t>70–80</w:t>
            </w:r>
          </w:p>
        </w:tc>
        <w:tc>
          <w:tcPr>
            <w:tcW w:w="1533" w:type="dxa"/>
            <w:tcBorders>
              <w:top w:val="single" w:color="AAAAAA" w:sz="6" w:space="0"/>
              <w:left w:val="single" w:color="AAAAAA" w:sz="6" w:space="0"/>
              <w:bottom w:val="single" w:color="AAAAAA" w:sz="6" w:space="0"/>
              <w:right w:val="single" w:color="AAAAAA" w:sz="6" w:space="0"/>
            </w:tcBorders>
            <w:shd w:val="clear" w:color="auto" w:fill="F8F8F8"/>
            <w:vAlign w:val="center"/>
          </w:tcPr>
          <w:p w:rsidRPr="00B02140" w:rsidR="0091218A" w:rsidRDefault="00C6244C" w14:paraId="28411899" w14:textId="77777777">
            <w:pPr>
              <w:spacing w:after="0" w:line="259" w:lineRule="auto"/>
              <w:ind w:left="0" w:firstLine="0"/>
              <w:jc w:val="right"/>
              <w:rPr>
                <w:bCs/>
              </w:rPr>
            </w:pPr>
            <w:r w:rsidRPr="00B02140">
              <w:rPr>
                <w:bCs/>
                <w:sz w:val="19"/>
              </w:rPr>
              <w:t>0</w:t>
            </w:r>
          </w:p>
        </w:tc>
        <w:tc>
          <w:tcPr>
            <w:tcW w:w="2576" w:type="dxa"/>
            <w:tcBorders>
              <w:top w:val="single" w:color="AAAAAA" w:sz="6" w:space="0"/>
              <w:left w:val="single" w:color="AAAAAA" w:sz="6" w:space="0"/>
              <w:bottom w:val="single" w:color="AAAAAA" w:sz="6" w:space="0"/>
              <w:right w:val="single" w:color="AAAAAA" w:sz="6" w:space="0"/>
            </w:tcBorders>
            <w:shd w:val="clear" w:color="auto" w:fill="F8F8F8"/>
            <w:vAlign w:val="center"/>
          </w:tcPr>
          <w:p w:rsidRPr="00B02140" w:rsidR="0091218A" w:rsidRDefault="00C6244C" w14:paraId="6459633F" w14:textId="77777777">
            <w:pPr>
              <w:spacing w:after="0" w:line="259" w:lineRule="auto"/>
              <w:ind w:left="0" w:firstLine="0"/>
              <w:jc w:val="right"/>
              <w:rPr>
                <w:bCs/>
              </w:rPr>
            </w:pPr>
            <w:r w:rsidRPr="00B02140">
              <w:rPr>
                <w:bCs/>
                <w:sz w:val="19"/>
              </w:rPr>
              <w:t>2.4</w:t>
            </w:r>
          </w:p>
        </w:tc>
        <w:tc>
          <w:tcPr>
            <w:tcW w:w="2362" w:type="dxa"/>
            <w:tcBorders>
              <w:top w:val="single" w:color="AAAAAA" w:sz="6" w:space="0"/>
              <w:left w:val="single" w:color="AAAAAA" w:sz="6" w:space="0"/>
              <w:bottom w:val="single" w:color="AAAAAA" w:sz="6" w:space="0"/>
              <w:right w:val="single" w:color="AAAAAA" w:sz="6" w:space="0"/>
            </w:tcBorders>
            <w:shd w:val="clear" w:color="auto" w:fill="F8F8F8"/>
            <w:vAlign w:val="center"/>
          </w:tcPr>
          <w:p w:rsidRPr="00B02140" w:rsidR="0091218A" w:rsidRDefault="00C6244C" w14:paraId="54415488" w14:textId="77777777">
            <w:pPr>
              <w:spacing w:after="0" w:line="259" w:lineRule="auto"/>
              <w:ind w:left="0" w:firstLine="0"/>
              <w:jc w:val="right"/>
              <w:rPr>
                <w:bCs/>
              </w:rPr>
            </w:pPr>
            <w:r w:rsidRPr="00B02140">
              <w:rPr>
                <w:bCs/>
                <w:sz w:val="19"/>
              </w:rPr>
              <w:t>−2.4</w:t>
            </w:r>
          </w:p>
        </w:tc>
      </w:tr>
    </w:tbl>
    <w:p w:rsidRPr="00B02140" w:rsidR="0091218A" w:rsidRDefault="00C6244C" w14:paraId="75674C77" w14:textId="67A8475A">
      <w:pPr>
        <w:ind w:left="-5" w:right="12"/>
      </w:pPr>
      <w:r>
        <w:t>The sample shows a pronounced deficit of large-diameter stems (&gt;30 cm DBH: 7 observed vs. ~32 expected) and a corresponding surplus of mid-sized stems (10–30 cm DBH). Fitting a negative</w:t>
      </w:r>
      <w:ins w:author="Jericho O'Connell" w:date="2026-05-11T03:49:00Z" w16du:dateUtc="2026-05-11T03:49:42Z" w:id="385">
        <w:r w:rsidR="0B578E87">
          <w:t xml:space="preserve"> </w:t>
        </w:r>
      </w:ins>
      <w:r>
        <w:t xml:space="preserve">exponential model to the ≥30 cm DBH classes yielded an empirical </w:t>
      </w:r>
      <w:r w:rsidRPr="4D48285D">
        <w:rPr>
          <w:i/>
          <w:iCs/>
        </w:rPr>
        <w:t>q</w:t>
      </w:r>
      <w:r>
        <w:t xml:space="preserve"> = 1.185, substantially lower than the literature value of 1.5 and confirming that the large-tree cohort is disproportionately depleted. A Kolmogorov–Smirnov test confirmed that the observed distribution differs significantly from the </w:t>
      </w:r>
      <w:r w:rsidRPr="4D48285D">
        <w:rPr>
          <w:i/>
          <w:iCs/>
        </w:rPr>
        <w:t>q</w:t>
      </w:r>
      <w:r>
        <w:t xml:space="preserve"> = 1.5 reference (D = 0.307, </w:t>
      </w:r>
      <w:r w:rsidRPr="4D48285D">
        <w:rPr>
          <w:i/>
          <w:iCs/>
        </w:rPr>
        <w:t>p</w:t>
      </w:r>
      <w:r>
        <w:t xml:space="preserve"> &lt; 0.0001).</w:t>
      </w:r>
    </w:p>
    <w:p w:rsidRPr="00B02140" w:rsidR="0091218A" w:rsidRDefault="00C6244C" w14:paraId="16ED7721" w14:textId="77777777">
      <w:pPr>
        <w:spacing w:after="0"/>
        <w:ind w:left="-5" w:right="12"/>
        <w:rPr>
          <w:bCs/>
        </w:rPr>
      </w:pPr>
      <w:r w:rsidRPr="00B02140">
        <w:rPr>
          <w:bCs/>
        </w:rPr>
        <w:t>This pattern — abundance of mid-sized stems alongside depletion of large adults — is most consistent with selective harvest of large, bark-rich individuals for paclitaxel extraction during the 1989–1993 taxol rush, rather than a recruitment bottleneck (which would instead produce a deficit in the smallest size classes). Pacific yew trees reach typical bark-harvest size (~30 cm DBH) only after 150–250 years of growth (Graham 1994), making the depleted cohort effectively nonrenewable on forestry time scales.</w:t>
      </w:r>
    </w:p>
    <w:p w:rsidRPr="00B02140" w:rsidR="0091218A" w:rsidRDefault="00C6244C" w14:paraId="2EFFF73E" w14:textId="77777777">
      <w:pPr>
        <w:spacing w:after="0" w:line="259" w:lineRule="auto"/>
        <w:ind w:left="0" w:firstLine="0"/>
        <w:jc w:val="left"/>
        <w:rPr>
          <w:bCs/>
        </w:rPr>
      </w:pPr>
      <w:r w:rsidRPr="00B02140">
        <w:rPr>
          <w:rFonts w:ascii="Calibri" w:hAnsi="Calibri" w:eastAsia="Calibri" w:cs="Calibri"/>
          <w:bCs/>
          <w:noProof/>
          <w:color w:val="000000"/>
        </w:rPr>
        <mc:AlternateContent>
          <mc:Choice Requires="wpg">
            <w:drawing>
              <wp:inline distT="0" distB="0" distL="0" distR="0" wp14:anchorId="1A3C78A0" wp14:editId="1CEC4CDF">
                <wp:extent cx="5607600" cy="9525"/>
                <wp:effectExtent l="0" t="0" r="0" b="0"/>
                <wp:docPr id="26431" name="Group 26431">
                  <a:extLst xmlns:a="http://schemas.openxmlformats.org/drawingml/2006/main">
                    <a:ext uri="{FF2B5EF4-FFF2-40B4-BE49-F238E27FC236}">
                      <a16:creationId xmlns:a16="http://schemas.microsoft.com/office/drawing/2014/main" id="{13D6230F-61F5-4936-A401-909E6CDEA4D0}"/>
                    </a:ext>
                  </a:extLst>
                </wp:docPr>
                <wp:cNvGraphicFramePr/>
                <a:graphic xmlns:a="http://schemas.openxmlformats.org/drawingml/2006/main">
                  <a:graphicData uri="http://schemas.microsoft.com/office/word/2010/wordprocessingGroup">
                    <wpg:wgp>
                      <wpg:cNvGrpSpPr/>
                      <wpg:grpSpPr>
                        <a:xfrm>
                          <a:off x="0" y="0"/>
                          <a:ext cx="5607600" cy="9525"/>
                          <a:chOff x="0" y="0"/>
                          <a:chExt cx="5607600" cy="9525"/>
                        </a:xfrm>
                      </wpg:grpSpPr>
                      <wps:wsp>
                        <wps:cNvPr id="28674" name="Shape 28674"/>
                        <wps:cNvSpPr/>
                        <wps:spPr>
                          <a:xfrm>
                            <a:off x="0" y="0"/>
                            <a:ext cx="5607600" cy="9525"/>
                          </a:xfrm>
                          <a:custGeom>
                            <a:avLst/>
                            <a:gdLst/>
                            <a:ahLst/>
                            <a:cxnLst/>
                            <a:rect l="0" t="0" r="0" b="0"/>
                            <a:pathLst>
                              <a:path w="5607600" h="9525">
                                <a:moveTo>
                                  <a:pt x="0" y="0"/>
                                </a:moveTo>
                                <a:lnTo>
                                  <a:pt x="5607600" y="0"/>
                                </a:lnTo>
                                <a:lnTo>
                                  <a:pt x="5607600" y="9525"/>
                                </a:lnTo>
                                <a:lnTo>
                                  <a:pt x="0" y="9525"/>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g:wgp>
                  </a:graphicData>
                </a:graphic>
              </wp:inline>
            </w:drawing>
          </mc:Choice>
          <mc:Fallback>
            <w:pict>
              <v:group id="Group 26431" style="width:441.55pt;height:.75pt;mso-position-horizontal-relative:char;mso-position-vertical-relative:line" coordsize="56076,95" o:spid="_x0000_s1026" w14:anchorId="461F50D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">
                <v:shape id="Shape 28674" style="position:absolute;width:56076;height:95;visibility:visible;mso-wrap-style:square;v-text-anchor:top" coordsize="5607600,9525" o:spid="_x0000_s1027" fillcolor="#ccc" stroked="f" strokeweight="0" path="m,l5607600,r,9525l,9525,,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">
                  <v:stroke miterlimit="83231f" joinstyle="miter"/>
                  <v:path textboxrect="0,0,5607600,9525" arrowok="t"/>
                </v:shape>
                <w10:anchorlock/>
              </v:group>
            </w:pict>
          </mc:Fallback>
        </mc:AlternateContent>
      </w:r>
    </w:p>
    <w:p w:rsidRPr="00B02140" w:rsidR="0091218A" w:rsidRDefault="00C6244C" w14:paraId="2CBCDF97" w14:textId="77777777">
      <w:pPr>
        <w:pStyle w:val="Heading1"/>
        <w:ind w:left="245" w:hanging="260"/>
        <w:rPr>
          <w:b w:val="0"/>
          <w:bCs/>
          <w:rPrChange w:author="Jericho O'Connell" w:date="2026-05-10T18:19:00Z" w16du:dateUtc="2026-05-11T01:19:00Z" w:id="386">
            <w:rPr/>
          </w:rPrChange>
        </w:rPr>
      </w:pPr>
      <w:r w:rsidRPr="00B02140">
        <w:rPr>
          <w:b w:val="0"/>
          <w:bCs/>
          <w:rPrChange w:author="Jericho O'Connell" w:date="2026-05-10T18:19:00Z" w16du:dateUtc="2026-05-11T01:19:00Z" w:id="387">
            <w:rPr/>
          </w:rPrChange>
        </w:rPr>
        <w:t>Discussion</w:t>
      </w:r>
    </w:p>
    <w:p w:rsidRPr="00B02140" w:rsidR="0091218A" w:rsidRDefault="00C6244C" w14:paraId="64DA6411" w14:textId="77777777">
      <w:pPr>
        <w:spacing w:after="370" w:line="259" w:lineRule="auto"/>
        <w:ind w:left="0" w:firstLine="0"/>
        <w:jc w:val="left"/>
        <w:rPr>
          <w:bCs/>
        </w:rPr>
      </w:pPr>
      <w:r w:rsidRPr="00B02140">
        <w:rPr>
          <w:rFonts w:ascii="Calibri" w:hAnsi="Calibri" w:eastAsia="Calibri" w:cs="Calibri"/>
          <w:bCs/>
          <w:noProof/>
          <w:color w:val="000000"/>
        </w:rPr>
        <mc:AlternateContent>
          <mc:Choice Requires="wpg">
            <w:drawing>
              <wp:inline distT="0" distB="0" distL="0" distR="0" wp14:anchorId="304DCA13" wp14:editId="334E042F">
                <wp:extent cx="5607600" cy="9525"/>
                <wp:effectExtent l="0" t="0" r="0" b="0"/>
                <wp:docPr id="24201" name="Group 24201">
                  <a:extLst xmlns:a="http://schemas.openxmlformats.org/drawingml/2006/main">
                    <a:ext uri="{FF2B5EF4-FFF2-40B4-BE49-F238E27FC236}">
                      <a16:creationId xmlns:a16="http://schemas.microsoft.com/office/drawing/2014/main" id="{E5AF0C2F-6D41-4623-AAAD-9C53BF37FFA3}"/>
                    </a:ext>
                  </a:extLst>
                </wp:docPr>
                <wp:cNvGraphicFramePr/>
                <a:graphic xmlns:a="http://schemas.openxmlformats.org/drawingml/2006/main">
                  <a:graphicData uri="http://schemas.microsoft.com/office/word/2010/wordprocessingGroup">
                    <wpg:wgp>
                      <wpg:cNvGrpSpPr/>
                      <wpg:grpSpPr>
                        <a:xfrm>
                          <a:off x="0" y="0"/>
                          <a:ext cx="5607600" cy="9525"/>
                          <a:chOff x="0" y="0"/>
                          <a:chExt cx="5607600" cy="9525"/>
                        </a:xfrm>
                      </wpg:grpSpPr>
                      <wps:wsp>
                        <wps:cNvPr id="28678" name="Shape 28678"/>
                        <wps:cNvSpPr/>
                        <wps:spPr>
                          <a:xfrm>
                            <a:off x="0" y="0"/>
                            <a:ext cx="5607600" cy="9525"/>
                          </a:xfrm>
                          <a:custGeom>
                            <a:avLst/>
                            <a:gdLst/>
                            <a:ahLst/>
                            <a:cxnLst/>
                            <a:rect l="0" t="0" r="0" b="0"/>
                            <a:pathLst>
                              <a:path w="5607600" h="9525">
                                <a:moveTo>
                                  <a:pt x="0" y="0"/>
                                </a:moveTo>
                                <a:lnTo>
                                  <a:pt x="5607600" y="0"/>
                                </a:lnTo>
                                <a:lnTo>
                                  <a:pt x="5607600" y="9525"/>
                                </a:lnTo>
                                <a:lnTo>
                                  <a:pt x="0" y="9525"/>
                                </a:lnTo>
                                <a:lnTo>
                                  <a:pt x="0" y="0"/>
                                </a:lnTo>
                              </a:path>
                            </a:pathLst>
                          </a:custGeom>
                          <a:ln w="0" cap="flat">
                            <a:miter lim="127000"/>
                          </a:ln>
                        </wps:spPr>
                        <wps:style>
                          <a:lnRef idx="0">
                            <a:srgbClr val="000000">
                              <a:alpha val="0"/>
                            </a:srgbClr>
                          </a:lnRef>
                          <a:fillRef idx="1">
                            <a:srgbClr val="AAAAAA"/>
                          </a:fillRef>
                          <a:effectRef idx="0">
                            <a:scrgbClr r="0" g="0" b="0"/>
                          </a:effectRef>
                          <a:fontRef idx="none"/>
                        </wps:style>
                        <wps:bodyPr/>
                      </wps:wsp>
                      <wps:wsp>
                        <wps:cNvPr id="1781" name="Shape 1781"/>
                        <wps:cNvSpPr/>
                        <wps:spPr>
                          <a:xfrm>
                            <a:off x="0" y="0"/>
                            <a:ext cx="0" cy="0"/>
                          </a:xfrm>
                          <a:custGeom>
                            <a:avLst/>
                            <a:gdLst/>
                            <a:ahLst/>
                            <a:cxnLst/>
                            <a:rect l="0" t="0" r="0" b="0"/>
                            <a:pathLst>
                              <a:path>
                                <a:moveTo>
                                  <a:pt x="0" y="0"/>
                                </a:moveTo>
                                <a:lnTo>
                                  <a:pt x="0" y="0"/>
                                </a:lnTo>
                                <a:close/>
                              </a:path>
                            </a:pathLst>
                          </a:custGeom>
                          <a:ln w="0" cap="flat">
                            <a:miter lim="127000"/>
                          </a:ln>
                        </wps:spPr>
                        <wps:style>
                          <a:lnRef idx="0">
                            <a:srgbClr val="000000">
                              <a:alpha val="0"/>
                            </a:srgbClr>
                          </a:lnRef>
                          <a:fillRef idx="1">
                            <a:srgbClr val="AAAAAA"/>
                          </a:fillRef>
                          <a:effectRef idx="0">
                            <a:scrgbClr r="0" g="0" b="0"/>
                          </a:effectRef>
                          <a:fontRef idx="none"/>
                        </wps:style>
                        <wps:bodyPr/>
                      </wps:wsp>
                    </wpg:wgp>
                  </a:graphicData>
                </a:graphic>
              </wp:inline>
            </w:drawing>
          </mc:Choice>
          <mc:Fallback>
            <w:pict>
              <v:group id="Group 24201" style="width:441.55pt;height:.75pt;mso-position-horizontal-relative:char;mso-position-vertical-relative:line" coordsize="56076,95" o:spid="_x0000_s1026" w14:anchorId="28AD66E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">
                <v:shape id="Shape 28678" style="position:absolute;width:56076;height:95;visibility:visible;mso-wrap-style:square;v-text-anchor:top" coordsize="5607600,9525" o:spid="_x0000_s1027" fillcolor="#aaa" stroked="f" strokeweight="0" path="m,l5607600,r,9525l,9525,,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">
                  <v:stroke miterlimit="83231f" joinstyle="miter"/>
                  <v:path textboxrect="0,0,5607600,9525" arrowok="t"/>
                </v:shape>
                <v:shape id="Shape 1781" style="position:absolute;width:0;height:0;visibility:visible;mso-wrap-style:square;v-text-anchor:top" coordsize="0,0" o:spid="_x0000_s1028" fillcolor="#aaa" stroked="f" strokeweight="0" path="m,l,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">
                  <v:stroke miterlimit="83231f" joinstyle="miter"/>
                  <v:path textboxrect="0,0,0,0" arrowok="t"/>
                </v:shape>
                <w10:anchorlock/>
              </v:group>
            </w:pict>
          </mc:Fallback>
        </mc:AlternateContent>
      </w:r>
    </w:p>
    <w:p w:rsidRPr="00B02140" w:rsidR="0091218A" w:rsidRDefault="00C6244C" w14:paraId="293DD391" w14:textId="77777777">
      <w:pPr>
        <w:pStyle w:val="Heading2"/>
        <w:ind w:left="330" w:hanging="345"/>
        <w:rPr>
          <w:b w:val="0"/>
          <w:bCs/>
          <w:rPrChange w:author="Jericho O'Connell" w:date="2026-05-10T18:19:00Z" w16du:dateUtc="2026-05-11T01:19:00Z" w:id="388">
            <w:rPr/>
          </w:rPrChange>
        </w:rPr>
      </w:pPr>
      <w:r w:rsidRPr="00B02140">
        <w:rPr>
          <w:b w:val="0"/>
          <w:bCs/>
          <w:rPrChange w:author="Jericho O'Connell" w:date="2026-05-10T18:19:00Z" w16du:dateUtc="2026-05-11T01:19:00Z" w:id="389">
            <w:rPr/>
          </w:rPrChange>
        </w:rPr>
        <w:t>Scale of Decline</w:t>
      </w:r>
    </w:p>
    <w:p w:rsidRPr="00B02140" w:rsidR="0091218A" w:rsidRDefault="00C6244C" w14:paraId="43EA3106" w14:textId="6519FEB8">
      <w:pPr>
        <w:ind w:left="-5" w:right="12"/>
      </w:pPr>
      <w:r>
        <w:t xml:space="preserve">Our estimate of 69.2% overall decline is likely conservative. The study tiles cover approximately 9,900 km² of a total CWH+ICH+CDF zone area of ~3.8 million hectares, and the tiles were not randomly selected </w:t>
      </w:r>
      <w:ins w:author="Jericho O'Connell" w:date="2026-05-11T03:50:00Z" w16du:dateUtc="2026-05-11T03:50:27Z" w:id="390">
        <w:r w:rsidR="2B15116E">
          <w:t>[</w:t>
        </w:r>
      </w:ins>
      <w:ins w:author="Jericho O'Connell" w:date="2026-05-11T03:50:00Z" w16du:dateUtc="2026-05-11T03:50:29Z" w:id="391">
        <w:r w:rsidR="2B15116E">
          <w:t>were they o</w:t>
        </w:r>
      </w:ins>
      <w:r>
        <w:t>— they include both heavily logged and well-preserved areas. Extrapolation to the full zonal extent would require province-wide systematic coverage.</w:t>
      </w:r>
    </w:p>
    <w:p w:rsidRPr="00B02140" w:rsidR="0091218A" w:rsidRDefault="00C6244C" w14:paraId="0A679ABC" w14:textId="77777777">
      <w:pPr>
        <w:spacing w:after="278"/>
        <w:ind w:left="-5" w:right="12"/>
      </w:pPr>
      <w:del w:author="Jericho O'Connell" w:date="2026-05-11T03:51:00Z" w16du:dateUtc="2026-05-11T03:51:07Z" w:id="392">
        <w:r>
          <w:delText>The 99.1% decline in the CDF zone is particularly alarming. This zone represents the driest, warmest edge of the yew's coastal range — conditions that may become more prevalent under climate change — and the near-complete elimination of old-growth (0.6% remaining) leaves no refugia for recovery.</w:delText>
        </w:r>
      </w:del>
    </w:p>
    <w:p w:rsidRPr="00B02140" w:rsidR="0091218A" w:rsidRDefault="795DB44C" w14:paraId="43A7D2D2" w14:textId="7670E4E4">
      <w:pPr>
        <w:pStyle w:val="Heading2"/>
        <w:ind w:left="330" w:hanging="345"/>
        <w:rPr>
          <w:b w:val="0"/>
          <w:rPrChange w:author="Jericho O'Connell" w:date="2026-05-10T18:19:00Z" w16du:dateUtc="2026-05-11T01:19:00Z" w:id="393">
            <w:rPr/>
          </w:rPrChange>
        </w:rPr>
      </w:pPr>
      <w:ins w:author="Jericho O'Connell" w:date="2026-05-11T03:51:00Z" w16du:dateUtc="2026-05-11T03:51:07Z" w:id="394">
        <w:r>
          <w:rPr>
            <w:b w:val="0"/>
          </w:rPr>
          <w:t>-</w:t>
        </w:r>
      </w:ins>
      <w:r w:rsidR="00C6244C">
        <w:rPr>
          <w:b w:val="0"/>
          <w:rPrChange w:author="Jericho O'Connell" w:date="2026-05-10T18:19:00Z" w16du:dateUtc="2026-05-11T01:19:00Z" w:id="395">
            <w:rPr/>
          </w:rPrChange>
        </w:rPr>
        <w:t>Interaction of Threats</w:t>
      </w:r>
    </w:p>
    <w:p w:rsidRPr="00B02140" w:rsidR="0091218A" w:rsidRDefault="00C6244C" w14:paraId="184FA8CB" w14:textId="5843AA33">
      <w:pPr>
        <w:spacing w:after="278"/>
        <w:ind w:left="-5" w:right="12"/>
      </w:pPr>
      <w:r>
        <w:t xml:space="preserve">The threats to Pacific yew are not independent. Logging creates the conditions for all other threats to intensify: logging → stream erosion (removed canopy increases peak flows, eroding riparian zones where yew concentrates); logging → browsing pressure (clearcuts attract ungulates to forest edges); logging → fire vulnerability (forest fragmentation creates drier microclimates); logging → mite susceptibility (stressed, isolated populations may have reduced resistance to </w:t>
      </w:r>
      <w:r w:rsidRPr="1CB98E6F">
        <w:rPr>
          <w:i/>
          <w:iCs/>
        </w:rPr>
        <w:t>Cecidophyopsis psilaspis</w:t>
      </w:r>
      <w:r>
        <w:t>). The cumulative effect of these interacting threats is likely significantly greater than the sum of individually estimated impacts.</w:t>
      </w:r>
      <w:ins w:author="Jericho O'Connell" w:date="2026-05-11T03:51:00Z" w16du:dateUtc="2026-05-11T03:51:52Z" w:id="396">
        <w:r w:rsidR="10BBEFA2">
          <w:t xml:space="preserve"> </w:t>
        </w:r>
      </w:ins>
      <w:ins w:author="Jericho O'Connell" w:date="2026-05-11T03:51:00Z" w16du:dateUtc="2026-05-11T03:51:57Z" w:id="397">
        <w:r w:rsidR="10BBEFA2">
          <w:t xml:space="preserve">[!are all of these </w:t>
        </w:r>
      </w:ins>
      <w:ins w:author="Jericho O'Connell" w:date="2026-05-11T03:51:00Z" w16du:dateUtc="2026-05-11T03:51:59Z" w:id="398">
        <w:r w:rsidR="10BBEFA2">
          <w:t>importan</w:t>
        </w:r>
      </w:ins>
      <w:ins w:author="Jericho O'Connell" w:date="2026-05-11T03:52:00Z" w16du:dateUtc="2026-05-11T03:52:01Z" w:id="399">
        <w:r w:rsidR="10BBEFA2">
          <w:t>t</w:t>
        </w:r>
      </w:ins>
      <w:ins w:author="Jericho O'Connell" w:date="2026-05-11T03:52:00Z" w16du:dateUtc="2026-05-11T03:52:02Z" w:id="400">
        <w:r w:rsidR="10BBEFA2">
          <w:t>?]</w:t>
        </w:r>
      </w:ins>
    </w:p>
    <w:p w:rsidRPr="00B02140" w:rsidR="0091218A" w:rsidRDefault="00C6244C" w14:paraId="430B39CE" w14:textId="77777777">
      <w:pPr>
        <w:pStyle w:val="Heading2"/>
        <w:ind w:left="330" w:hanging="345"/>
        <w:rPr>
          <w:b w:val="0"/>
          <w:bCs/>
          <w:rPrChange w:author="Jericho O'Connell" w:date="2026-05-10T18:19:00Z" w16du:dateUtc="2026-05-11T01:19:00Z" w:id="401">
            <w:rPr/>
          </w:rPrChange>
        </w:rPr>
      </w:pPr>
      <w:r w:rsidRPr="00B02140">
        <w:rPr>
          <w:b w:val="0"/>
          <w:bCs/>
          <w:rPrChange w:author="Jericho O'Connell" w:date="2026-05-10T18:19:00Z" w16du:dateUtc="2026-05-11T01:19:00Z" w:id="402">
            <w:rPr/>
          </w:rPrChange>
        </w:rPr>
        <w:t>Limitations</w:t>
      </w:r>
    </w:p>
    <w:p w:rsidRPr="00B02140" w:rsidR="0091218A" w:rsidRDefault="00C6244C" w14:paraId="20B5674F" w14:textId="4294AAB9">
      <w:pPr>
        <w:numPr>
          <w:ilvl w:val="0"/>
          <w:numId w:val="3"/>
        </w:numPr>
        <w:spacing w:after="44" w:line="311" w:lineRule="auto"/>
        <w:ind w:right="12" w:hanging="220"/>
      </w:pPr>
      <w:r w:rsidRPr="1C234D61">
        <w:rPr>
          <w:b/>
          <w:rPrChange w:author="Jericho O'Connell" w:date="2026-05-10T18:19:00Z" w16du:dateUtc="2026-05-11T01:19:00Z" w:id="403">
            <w:rPr>
              <w:b/>
            </w:rPr>
          </w:rPrChange>
        </w:rPr>
        <w:t>Spectral similarity</w:t>
      </w:r>
      <w:r>
        <w:t>: The classifier cannot distinguish Pacific yew understorey from spectrally similar moist-forest conditions; probabilities represent habitat suitability rather than confirmed presence</w:t>
      </w:r>
      <w:ins w:author="Jericho O'Connell" w:date="2026-05-11T03:52:00Z" w16du:dateUtc="2026-05-11T03:52:13Z" w:id="404">
        <w:r w:rsidR="56DA6F42">
          <w:t xml:space="preserve"> </w:t>
        </w:r>
      </w:ins>
      <w:ins w:author="Jericho O'Connell" w:date="2026-05-11T03:52:00Z" w16du:dateUtc="2026-05-11T03:52:15Z" w:id="405">
        <w:r w:rsidR="56DA6F42">
          <w:t>[!</w:t>
        </w:r>
      </w:ins>
      <w:ins w:author="Jericho O'Connell" w:date="2026-05-11T03:52:00Z" w16du:dateUtc="2026-05-11T03:52:20Z" w:id="406">
        <w:r w:rsidR="56DA6F42">
          <w:t xml:space="preserve">talk about yew </w:t>
        </w:r>
      </w:ins>
      <w:ins w:author="Jericho O'Connell" w:date="2026-05-11T03:52:00Z" w16du:dateUtc="2026-05-11T03:52:21Z" w:id="407">
        <w:r w:rsidR="56DA6F42">
          <w:t>probability</w:t>
        </w:r>
      </w:ins>
      <w:ins w:author="Jericho O'Connell" w:date="2026-05-11T03:52:00Z" w16du:dateUtc="2026-05-11T03:52:23Z" w:id="408">
        <w:r w:rsidR="56DA6F42">
          <w:t xml:space="preserve"> </w:t>
        </w:r>
      </w:ins>
      <w:ins w:author="Jericho O'Connell" w:date="2026-05-11T03:52:00Z" w16du:dateUtc="2026-05-11T03:52:24Z" w:id="409">
        <w:r w:rsidR="56DA6F42">
          <w:t xml:space="preserve">and </w:t>
        </w:r>
      </w:ins>
      <w:ins w:author="Jericho O'Connell" w:date="2026-05-11T03:52:00Z" w16du:dateUtc="2026-05-11T03:52:27Z" w:id="410">
        <w:r w:rsidR="56DA6F42">
          <w:t xml:space="preserve">why it was </w:t>
        </w:r>
      </w:ins>
      <w:ins w:author="Jericho O'Connell" w:date="2026-05-11T03:52:00Z" w16du:dateUtc="2026-05-11T03:52:29Z" w:id="411">
        <w:r w:rsidR="56DA6F42">
          <w:t>used]</w:t>
        </w:r>
      </w:ins>
    </w:p>
    <w:p w:rsidRPr="00B02140" w:rsidR="0091218A" w:rsidRDefault="00C6244C" w14:paraId="6A490283" w14:textId="77777777">
      <w:pPr>
        <w:numPr>
          <w:ilvl w:val="0"/>
          <w:numId w:val="3"/>
        </w:numPr>
        <w:spacing w:after="36"/>
        <w:ind w:right="12" w:hanging="220"/>
        <w:rPr>
          <w:bCs/>
        </w:rPr>
      </w:pPr>
      <w:r w:rsidRPr="00B02140">
        <w:rPr>
          <w:bCs/>
          <w:rPrChange w:author="Jericho O'Connell" w:date="2026-05-10T18:19:00Z" w16du:dateUtc="2026-05-11T01:19:00Z" w:id="412">
            <w:rPr>
              <w:b/>
            </w:rPr>
          </w:rPrChange>
        </w:rPr>
        <w:t>VRI accuracy</w:t>
      </w:r>
      <w:r w:rsidRPr="00B02140">
        <w:rPr>
          <w:bCs/>
        </w:rPr>
        <w:t>: Stand-age assignments have known errors, particularly for multi-cohort stands and post-fire regeneration</w:t>
      </w:r>
    </w:p>
    <w:p w:rsidRPr="00B02140" w:rsidR="0091218A" w:rsidRDefault="00C6244C" w14:paraId="0DF23A01" w14:textId="574A25A5">
      <w:pPr>
        <w:numPr>
          <w:ilvl w:val="0"/>
          <w:numId w:val="3"/>
        </w:numPr>
        <w:spacing w:line="259" w:lineRule="auto"/>
        <w:ind w:right="12" w:hanging="220"/>
      </w:pPr>
      <w:r w:rsidRPr="3B918909">
        <w:rPr>
          <w:b/>
          <w:rPrChange w:author="Jericho O'Connell" w:date="2026-05-10T18:19:00Z" w16du:dateUtc="2026-05-11T01:19:00Z" w:id="413">
            <w:rPr>
              <w:b/>
            </w:rPr>
          </w:rPrChange>
        </w:rPr>
        <w:t>Spatial coverage</w:t>
      </w:r>
      <w:r>
        <w:t xml:space="preserve">: 99 tiles cover </w:t>
      </w:r>
      <w:del w:author="Jericho O'Connell" w:date="2026-05-11T03:52:00Z" w16du:dateUtc="2026-05-11T03:52:50Z" w:id="414">
        <w:r>
          <w:delText>~0.26%</w:delText>
        </w:r>
      </w:del>
      <w:ins w:author="Jericho O'Connell" w:date="2026-05-11T03:52:00Z" w16du:dateUtc="2026-05-11T03:52:51Z" w:id="415">
        <w:r w:rsidR="1F1C8DCF">
          <w:t xml:space="preserve">a </w:t>
        </w:r>
      </w:ins>
      <w:ins w:author="Jericho O'Connell" w:date="2026-05-11T03:52:00Z" w16du:dateUtc="2026-05-11T03:52:52Z" w:id="416">
        <w:r w:rsidR="1F1C8DCF">
          <w:t>portion</w:t>
        </w:r>
      </w:ins>
      <w:r>
        <w:t xml:space="preserve"> of BC's total area; extrapolation requires caution</w:t>
      </w:r>
    </w:p>
    <w:p w:rsidRPr="00B02140" w:rsidR="0091218A" w:rsidRDefault="00C6244C" w14:paraId="20A7E6BF" w14:textId="77777777">
      <w:pPr>
        <w:numPr>
          <w:ilvl w:val="0"/>
          <w:numId w:val="3"/>
        </w:numPr>
        <w:spacing w:after="36"/>
        <w:ind w:right="12" w:hanging="220"/>
        <w:rPr>
          <w:bCs/>
        </w:rPr>
      </w:pPr>
      <w:r w:rsidRPr="00B02140">
        <w:rPr>
          <w:bCs/>
          <w:rPrChange w:author="Jericho O'Connell" w:date="2026-05-10T18:19:00Z" w16du:dateUtc="2026-05-11T01:19:00Z" w:id="417">
            <w:rPr>
              <w:b/>
            </w:rPr>
          </w:rPrChange>
        </w:rPr>
        <w:t>Static analysis</w:t>
      </w:r>
      <w:r w:rsidRPr="00B02140">
        <w:rPr>
          <w:bCs/>
        </w:rPr>
        <w:t>: The study represents a snapshot as of 2024; ongoing logging and climate change will alter the estimates</w:t>
      </w:r>
    </w:p>
    <w:p w:rsidRPr="00B02140" w:rsidR="0091218A" w:rsidRDefault="00C6244C" w14:paraId="644BF192" w14:textId="0C935853">
      <w:pPr>
        <w:numPr>
          <w:ilvl w:val="0"/>
          <w:numId w:val="3"/>
        </w:numPr>
        <w:spacing w:after="36"/>
        <w:ind w:right="12" w:hanging="220"/>
      </w:pPr>
      <w:r w:rsidRPr="07CBD7E4">
        <w:rPr>
          <w:b/>
          <w:rPrChange w:author="Jericho O'Connell" w:date="2026-05-10T18:19:00Z" w16du:dateUtc="2026-05-11T01:19:00Z" w:id="418">
            <w:rPr>
              <w:b/>
            </w:rPr>
          </w:rPrChange>
        </w:rPr>
        <w:t>No field validation</w:t>
      </w:r>
      <w:r>
        <w:t>: Predictions have not been systematically validated against independent field surveys</w:t>
      </w:r>
      <w:ins w:author="Jericho O'Connell" w:date="2026-05-11T03:53:00Z" w16du:dateUtc="2026-05-11T03:53:08Z" w:id="419">
        <w:r w:rsidR="7AFA4511">
          <w:t xml:space="preserve"> </w:t>
        </w:r>
      </w:ins>
      <w:ins w:author="Jericho O'Connell" w:date="2026-05-11T03:53:00Z" w16du:dateUtc="2026-05-11T03:53:10Z" w:id="420">
        <w:r w:rsidR="7AFA4511">
          <w:t>[</w:t>
        </w:r>
      </w:ins>
      <w:ins w:author="Jericho O'Connell" w:date="2026-05-11T03:53:00Z" w16du:dateUtc="2026-05-11T03:53:12Z" w:id="421">
        <w:r w:rsidR="7AFA4511">
          <w:t xml:space="preserve">Tool to </w:t>
        </w:r>
      </w:ins>
      <w:ins w:author="Jericho O'Connell" w:date="2026-05-11T03:53:00Z" w16du:dateUtc="2026-05-11T03:53:15Z" w:id="422">
        <w:r w:rsidR="7AFA4511">
          <w:t>do this]</w:t>
        </w:r>
      </w:ins>
    </w:p>
    <w:p w:rsidRPr="00B02140" w:rsidR="0091218A" w:rsidRDefault="00C6244C" w14:paraId="507F531E" w14:textId="77777777">
      <w:pPr>
        <w:numPr>
          <w:ilvl w:val="0"/>
          <w:numId w:val="3"/>
        </w:numPr>
        <w:spacing w:after="286"/>
        <w:ind w:right="12" w:hanging="220"/>
        <w:rPr>
          <w:del w:author="Jericho O'Connell" w:date="2026-05-11T03:53:00Z" w16du:dateUtc="2026-05-11T03:53:32Z" w:id="423"/>
        </w:rPr>
      </w:pPr>
      <w:del w:author="Jericho O'Connell" w:date="2026-05-11T03:53:00Z" w16du:dateUtc="2026-05-11T03:53:32Z" w:id="424">
        <w:r w:rsidRPr="434C2FF2">
          <w:rPr>
            <w:b/>
            <w:rPrChange w:author="Jericho O'Connell" w:date="2026-05-10T18:19:00Z" w16du:dateUtc="2026-05-11T01:19:00Z" w:id="425">
              <w:rPr>
                <w:b/>
              </w:rPr>
            </w:rPrChange>
          </w:rPr>
          <w:delText>ICH coverage</w:delText>
        </w:r>
        <w:r>
          <w:delText>: Only 14 ICH tiles were analysed, covering 13 of &gt;20 subzones</w:delText>
        </w:r>
      </w:del>
    </w:p>
    <w:p w:rsidRPr="00B02140" w:rsidR="0091218A" w:rsidRDefault="00C6244C" w14:paraId="3FA48103" w14:textId="77777777">
      <w:pPr>
        <w:pStyle w:val="Heading2"/>
        <w:ind w:left="330" w:hanging="345"/>
        <w:rPr>
          <w:b w:val="0"/>
          <w:bCs/>
          <w:rPrChange w:author="Jericho O'Connell" w:date="2026-05-10T18:19:00Z" w16du:dateUtc="2026-05-11T01:19:00Z" w:id="426">
            <w:rPr/>
          </w:rPrChange>
        </w:rPr>
      </w:pPr>
      <w:r w:rsidRPr="00B02140">
        <w:rPr>
          <w:b w:val="0"/>
          <w:bCs/>
          <w:rPrChange w:author="Jericho O'Connell" w:date="2026-05-10T18:19:00Z" w16du:dateUtc="2026-05-11T01:19:00Z" w:id="427">
            <w:rPr/>
          </w:rPrChange>
        </w:rPr>
        <w:t>Conservation Implications</w:t>
      </w:r>
    </w:p>
    <w:p w:rsidRPr="00B02140" w:rsidR="0091218A" w:rsidRDefault="00C6244C" w14:paraId="24F62523" w14:textId="5530A64B">
      <w:pPr>
        <w:ind w:left="-5" w:right="12"/>
      </w:pPr>
      <w:r>
        <w:t xml:space="preserve">The finding that </w:t>
      </w:r>
      <w:r w:rsidRPr="60E38C94">
        <w:rPr>
          <w:b/>
          <w:rPrChange w:author="Jericho O'Connell" w:date="2026-05-10T18:19:00Z" w16du:dateUtc="2026-05-11T01:19:00Z" w:id="428">
            <w:rPr>
              <w:b/>
            </w:rPr>
          </w:rPrChange>
        </w:rPr>
        <w:t>only 4.6% of modelled yew habitat falls inside protected areas</w:t>
      </w:r>
      <w:r>
        <w:t xml:space="preserve"> (2,244 ha of ~49,248 ha at P≥0.5) highlights the species' extreme vulnerability to ongoing forestry operations.</w:t>
      </w:r>
      <w:ins w:author="Jericho O'Connell" w:date="2026-05-11T03:53:00Z" w16du:dateUtc="2026-05-11T03:53:41Z" w:id="429">
        <w:r w:rsidR="374D9A94">
          <w:t xml:space="preserve"> </w:t>
        </w:r>
      </w:ins>
      <w:ins w:author="Jericho O'Connell" w:date="2026-05-11T03:53:00Z" w16du:dateUtc="2026-05-11T03:53:46Z" w:id="430">
        <w:r w:rsidR="374D9A94">
          <w:t xml:space="preserve">[model </w:t>
        </w:r>
      </w:ins>
      <w:ins w:author="Jericho O'Connell" w:date="2026-05-11T03:53:00Z" w16du:dateUtc="2026-05-11T03:53:48Z" w:id="431">
        <w:r w:rsidR="374D9A94">
          <w:t xml:space="preserve">the </w:t>
        </w:r>
      </w:ins>
      <w:ins w:author="Jericho O'Connell" w:date="2026-05-11T03:53:00Z" w16du:dateUtc="2026-05-11T03:53:50Z" w:id="432">
        <w:r w:rsidR="374D9A94">
          <w:t xml:space="preserve">habitat </w:t>
        </w:r>
      </w:ins>
      <w:ins w:author="Jericho O'Connell" w:date="2026-05-11T03:53:00Z" w16du:dateUtc="2026-05-11T03:53:54Z" w:id="433">
        <w:r w:rsidR="374D9A94">
          <w:t>better]</w:t>
        </w:r>
      </w:ins>
    </w:p>
    <w:p w:rsidRPr="00B02140" w:rsidR="0091218A" w:rsidRDefault="00C6244C" w14:paraId="11FB696A" w14:textId="77777777">
      <w:pPr>
        <w:ind w:left="-5" w:right="12"/>
        <w:rPr>
          <w:bCs/>
        </w:rPr>
      </w:pPr>
      <w:r w:rsidRPr="00B02140">
        <w:rPr>
          <w:bCs/>
        </w:rPr>
        <w:t xml:space="preserve">Tiles with the most yew habitat — Blunden Harbour (4,609 ha), Alberni Valley (4,287 ha), Seaforth Channel (3,188 ha), Rivers Inlet (3,114 ha) — have </w:t>
      </w:r>
      <w:r w:rsidRPr="00B02140">
        <w:rPr>
          <w:bCs/>
          <w:rPrChange w:author="Jericho O'Connell" w:date="2026-05-10T18:19:00Z" w16du:dateUtc="2026-05-11T01:19:00Z" w:id="434">
            <w:rPr>
              <w:b/>
            </w:rPr>
          </w:rPrChange>
        </w:rPr>
        <w:t>0% inside protected areas</w:t>
      </w:r>
      <w:r w:rsidRPr="00B02140">
        <w:rPr>
          <w:bCs/>
        </w:rPr>
        <w:t>.</w:t>
      </w:r>
    </w:p>
    <w:p w:rsidRPr="00B02140" w:rsidR="0091218A" w:rsidRDefault="00C6244C" w14:paraId="7507B5BC" w14:textId="77777777">
      <w:pPr>
        <w:spacing w:after="278"/>
        <w:ind w:left="-5" w:right="12"/>
        <w:rPr>
          <w:bCs/>
        </w:rPr>
      </w:pPr>
      <w:r w:rsidRPr="00B02140">
        <w:rPr>
          <w:bCs/>
        </w:rPr>
        <w:t xml:space="preserve">Priority conservation actions include: (1) incorporation of Pacific yew habitat into forest stewardship plans for CWH and ICH operating areas; (2) riparian buffer widening to protect streamside populations from logging-driven erosion; (3) ungulate management in high-value yew stands to permit natural regeneration; (4) monitoring for </w:t>
      </w:r>
      <w:r w:rsidRPr="00B02140">
        <w:rPr>
          <w:bCs/>
          <w:i/>
        </w:rPr>
        <w:t>Cecidophyopsis psilaspis</w:t>
      </w:r>
      <w:r w:rsidRPr="00B02140">
        <w:rPr>
          <w:bCs/>
        </w:rPr>
        <w:t xml:space="preserve"> spread in coastal populations; and (5) long-term fire management planning that recognises yew's zero fire tolerance.</w:t>
      </w:r>
    </w:p>
    <w:p w:rsidRPr="00B02140" w:rsidR="0091218A" w:rsidRDefault="00C6244C" w14:paraId="43D3F046" w14:textId="77777777">
      <w:pPr>
        <w:pStyle w:val="Heading2"/>
        <w:ind w:left="330" w:hanging="345"/>
        <w:rPr>
          <w:b w:val="0"/>
          <w:bCs/>
          <w:rPrChange w:author="Jericho O'Connell" w:date="2026-05-10T18:19:00Z" w16du:dateUtc="2026-05-11T01:19:00Z" w:id="435">
            <w:rPr/>
          </w:rPrChange>
        </w:rPr>
      </w:pPr>
      <w:r w:rsidRPr="00B02140">
        <w:rPr>
          <w:b w:val="0"/>
          <w:bCs/>
          <w:rPrChange w:author="Jericho O'Connell" w:date="2026-05-10T18:19:00Z" w16du:dateUtc="2026-05-11T01:19:00Z" w:id="436">
            <w:rPr/>
          </w:rPrChange>
        </w:rPr>
        <w:t>IUCN Red List Assessment for the Canadian (British Columbia) Population</w:t>
      </w:r>
    </w:p>
    <w:p w:rsidRPr="00B02140" w:rsidR="0091218A" w:rsidRDefault="00C6244C" w14:paraId="34B57463" w14:textId="77777777">
      <w:pPr>
        <w:ind w:left="-5" w:right="12"/>
        <w:rPr>
          <w:bCs/>
        </w:rPr>
      </w:pPr>
      <w:r w:rsidRPr="00B02140">
        <w:rPr>
          <w:bCs/>
        </w:rPr>
        <w:t xml:space="preserve">The current global IUCN Red List status of </w:t>
      </w:r>
      <w:r w:rsidRPr="00B02140">
        <w:rPr>
          <w:bCs/>
          <w:i/>
        </w:rPr>
        <w:t>Taxus brevifolia</w:t>
      </w:r>
      <w:r w:rsidRPr="00B02140">
        <w:rPr>
          <w:bCs/>
        </w:rPr>
        <w:t xml:space="preserve"> is Near Threatened (NT; Thomas 2013), based on evidence available at the time of assessment. That assessment pre-dates any spatially explicit, province-scale analysis of BC habitat extent or decline. Using the quantitative results of the present study, we apply IUCN Red List criteria (IUCN 2012) to the Canadian BC population, which represents the northern core of the species' global range and the largest temperate rainforest population.</w:t>
      </w:r>
    </w:p>
    <w:p w:rsidRPr="00B02140" w:rsidR="0091218A" w:rsidRDefault="00C6244C" w14:paraId="303ED454" w14:textId="77777777">
      <w:pPr>
        <w:spacing w:after="165" w:line="259" w:lineRule="auto"/>
        <w:ind w:left="-5"/>
        <w:jc w:val="left"/>
        <w:rPr>
          <w:bCs/>
        </w:rPr>
      </w:pPr>
      <w:r w:rsidRPr="00B02140">
        <w:rPr>
          <w:bCs/>
          <w:rPrChange w:author="Jericho O'Connell" w:date="2026-05-10T18:19:00Z" w16du:dateUtc="2026-05-11T01:19:00Z" w:id="437">
            <w:rPr>
              <w:b/>
            </w:rPr>
          </w:rPrChange>
        </w:rPr>
        <w:t>Criterion A — Population size reduction inferred from habitat decline</w:t>
      </w:r>
    </w:p>
    <w:p w:rsidRPr="00B02140" w:rsidR="0091218A" w:rsidRDefault="00C6244C" w14:paraId="75647699" w14:textId="50C08D99">
      <w:pPr>
        <w:spacing w:after="0" w:line="259" w:lineRule="auto"/>
        <w:ind w:left="-5" w:right="12"/>
      </w:pPr>
      <w:r>
        <w:t>Criterion A2c evaluates population size reductions estimated or inferred where the reduction or its causes may not have ceased, based on observed decline in habitat area, extent, or quality. Pacific yew reaches reproductive maturity at approximately 80–100 years (Graham 1994)</w:t>
      </w:r>
      <w:ins w:author="Jericho O'Connell" w:date="2026-05-11T03:55:00Z" w16du:dateUtc="2026-05-11T03:55:05Z" w:id="438">
        <w:r w:rsidR="4C89AF32">
          <w:t xml:space="preserve"> </w:t>
        </w:r>
      </w:ins>
      <w:ins w:author="Jericho O'Connell" w:date="2026-05-11T03:55:00Z" w16du:dateUtc="2026-05-11T03:55:07Z" w:id="439">
        <w:r w:rsidR="4C89AF32">
          <w:t>[!</w:t>
        </w:r>
      </w:ins>
      <w:ins w:author="Jericho O'Connell" w:date="2026-05-11T03:55:00Z" w16du:dateUtc="2026-05-11T03:55:08Z" w:id="440">
        <w:r w:rsidR="4C89AF32">
          <w:t>check this]</w:t>
        </w:r>
      </w:ins>
      <w:r>
        <w:t>; three generations therefore span ~240–300 years, well encompassing the industrial logging era beginning in the 1920s. Our analysis documents a 69.2% decline in modelled yew habitat across 9,900 km² of sampled BC range. The primary cause — industrial clear-cut logging — has not ceased; logging continues under existing tenure commitments across the CWH and ICH zones.</w:t>
      </w:r>
    </w:p>
    <w:tbl>
      <w:tblPr>
        <w:tblStyle w:val="TableGrid"/>
        <w:tblW w:w="8816" w:type="dxa"/>
        <w:tblInd w:w="8" w:type="dxa"/>
        <w:tblCellMar>
          <w:left w:w="108" w:type="dxa"/>
          <w:right w:w="115" w:type="dxa"/>
        </w:tblCellMar>
        <w:tblLook w:val="04A0" w:firstRow="1" w:lastRow="0" w:firstColumn="1" w:lastColumn="0" w:noHBand="0" w:noVBand="1"/>
      </w:tblPr>
      <w:tblGrid>
        <w:gridCol w:w="1763"/>
        <w:gridCol w:w="1729"/>
        <w:gridCol w:w="2736"/>
        <w:gridCol w:w="2588"/>
      </w:tblGrid>
      <w:tr w:rsidRPr="00B02140" w:rsidR="0091218A" w14:paraId="7DA45871" w14:textId="77777777">
        <w:trPr>
          <w:trHeight w:val="420"/>
        </w:trPr>
        <w:tc>
          <w:tcPr>
            <w:tcW w:w="1762" w:type="dxa"/>
            <w:tcBorders>
              <w:top w:val="single" w:color="AAAAAA" w:sz="6" w:space="0"/>
              <w:left w:val="single" w:color="AAAAAA" w:sz="6" w:space="0"/>
              <w:bottom w:val="single" w:color="AAAAAA" w:sz="6" w:space="0"/>
              <w:right w:val="single" w:color="AAAAAA" w:sz="6" w:space="0"/>
            </w:tcBorders>
            <w:shd w:val="clear" w:color="auto" w:fill="EEEEFF"/>
            <w:vAlign w:val="center"/>
          </w:tcPr>
          <w:p w:rsidRPr="00B02140" w:rsidR="0091218A" w:rsidRDefault="00C6244C" w14:paraId="2A26D4DA" w14:textId="77777777">
            <w:pPr>
              <w:spacing w:after="0" w:line="259" w:lineRule="auto"/>
              <w:ind w:left="0" w:firstLine="0"/>
              <w:jc w:val="left"/>
              <w:rPr>
                <w:bCs/>
              </w:rPr>
            </w:pPr>
            <w:r w:rsidRPr="00B02140">
              <w:rPr>
                <w:bCs/>
                <w:sz w:val="19"/>
                <w:rPrChange w:author="Jericho O'Connell" w:date="2026-05-10T18:19:00Z" w16du:dateUtc="2026-05-11T01:19:00Z" w:id="441">
                  <w:rPr>
                    <w:b/>
                    <w:sz w:val="19"/>
                  </w:rPr>
                </w:rPrChange>
              </w:rPr>
              <w:t>IUCN Criterion</w:t>
            </w:r>
          </w:p>
        </w:tc>
        <w:tc>
          <w:tcPr>
            <w:tcW w:w="1729" w:type="dxa"/>
            <w:tcBorders>
              <w:top w:val="single" w:color="AAAAAA" w:sz="6" w:space="0"/>
              <w:left w:val="single" w:color="AAAAAA" w:sz="6" w:space="0"/>
              <w:bottom w:val="single" w:color="AAAAAA" w:sz="6" w:space="0"/>
              <w:right w:val="single" w:color="AAAAAA" w:sz="6" w:space="0"/>
            </w:tcBorders>
            <w:shd w:val="clear" w:color="auto" w:fill="EEEEFF"/>
            <w:vAlign w:val="center"/>
          </w:tcPr>
          <w:p w:rsidRPr="00B02140" w:rsidR="0091218A" w:rsidRDefault="00C6244C" w14:paraId="2EC0800B" w14:textId="77777777">
            <w:pPr>
              <w:spacing w:after="0" w:line="259" w:lineRule="auto"/>
              <w:ind w:left="0" w:firstLine="0"/>
              <w:jc w:val="left"/>
              <w:rPr>
                <w:bCs/>
              </w:rPr>
            </w:pPr>
            <w:r w:rsidRPr="00B02140">
              <w:rPr>
                <w:bCs/>
                <w:sz w:val="19"/>
                <w:rPrChange w:author="Jericho O'Connell" w:date="2026-05-10T18:19:00Z" w16du:dateUtc="2026-05-11T01:19:00Z" w:id="442">
                  <w:rPr>
                    <w:b/>
                    <w:sz w:val="19"/>
                  </w:rPr>
                </w:rPrChange>
              </w:rPr>
              <w:t>Threshold</w:t>
            </w:r>
          </w:p>
        </w:tc>
        <w:tc>
          <w:tcPr>
            <w:tcW w:w="2736" w:type="dxa"/>
            <w:tcBorders>
              <w:top w:val="single" w:color="AAAAAA" w:sz="6" w:space="0"/>
              <w:left w:val="single" w:color="AAAAAA" w:sz="6" w:space="0"/>
              <w:bottom w:val="single" w:color="AAAAAA" w:sz="6" w:space="0"/>
              <w:right w:val="single" w:color="AAAAAA" w:sz="6" w:space="0"/>
            </w:tcBorders>
            <w:shd w:val="clear" w:color="auto" w:fill="EEEEFF"/>
            <w:vAlign w:val="center"/>
          </w:tcPr>
          <w:p w:rsidRPr="00B02140" w:rsidR="0091218A" w:rsidRDefault="00C6244C" w14:paraId="29FCFF76" w14:textId="77777777">
            <w:pPr>
              <w:spacing w:after="0" w:line="259" w:lineRule="auto"/>
              <w:ind w:left="0" w:firstLine="0"/>
              <w:jc w:val="left"/>
              <w:rPr>
                <w:bCs/>
              </w:rPr>
            </w:pPr>
            <w:r w:rsidRPr="00B02140">
              <w:rPr>
                <w:bCs/>
                <w:sz w:val="19"/>
                <w:rPrChange w:author="Jericho O'Connell" w:date="2026-05-10T18:19:00Z" w16du:dateUtc="2026-05-11T01:19:00Z" w:id="443">
                  <w:rPr>
                    <w:b/>
                    <w:sz w:val="19"/>
                  </w:rPr>
                </w:rPrChange>
              </w:rPr>
              <w:t>This Study</w:t>
            </w:r>
          </w:p>
        </w:tc>
        <w:tc>
          <w:tcPr>
            <w:tcW w:w="2588" w:type="dxa"/>
            <w:tcBorders>
              <w:top w:val="single" w:color="AAAAAA" w:sz="6" w:space="0"/>
              <w:left w:val="single" w:color="AAAAAA" w:sz="6" w:space="0"/>
              <w:bottom w:val="single" w:color="AAAAAA" w:sz="6" w:space="0"/>
              <w:right w:val="single" w:color="AAAAAA" w:sz="6" w:space="0"/>
            </w:tcBorders>
            <w:shd w:val="clear" w:color="auto" w:fill="EEEEFF"/>
            <w:vAlign w:val="center"/>
          </w:tcPr>
          <w:p w:rsidRPr="00B02140" w:rsidR="0091218A" w:rsidRDefault="00C6244C" w14:paraId="69E1270F" w14:textId="77777777">
            <w:pPr>
              <w:spacing w:after="0" w:line="259" w:lineRule="auto"/>
              <w:ind w:left="0" w:firstLine="0"/>
              <w:jc w:val="left"/>
              <w:rPr>
                <w:bCs/>
              </w:rPr>
            </w:pPr>
            <w:r w:rsidRPr="00B02140">
              <w:rPr>
                <w:bCs/>
                <w:sz w:val="19"/>
                <w:rPrChange w:author="Jericho O'Connell" w:date="2026-05-10T18:19:00Z" w16du:dateUtc="2026-05-11T01:19:00Z" w:id="444">
                  <w:rPr>
                    <w:b/>
                    <w:sz w:val="19"/>
                  </w:rPr>
                </w:rPrChange>
              </w:rPr>
              <w:t>Assessment</w:t>
            </w:r>
          </w:p>
        </w:tc>
      </w:tr>
      <w:tr w:rsidRPr="00B02140" w:rsidR="0091218A" w14:paraId="1BA2238D" w14:textId="77777777">
        <w:trPr>
          <w:trHeight w:val="420"/>
        </w:trPr>
        <w:tc>
          <w:tcPr>
            <w:tcW w:w="1762" w:type="dxa"/>
            <w:tcBorders>
              <w:top w:val="single" w:color="AAAAAA" w:sz="6" w:space="0"/>
              <w:left w:val="single" w:color="AAAAAA" w:sz="6" w:space="0"/>
              <w:bottom w:val="single" w:color="AAAAAA" w:sz="6" w:space="0"/>
              <w:right w:val="single" w:color="AAAAAA" w:sz="6" w:space="0"/>
            </w:tcBorders>
            <w:vAlign w:val="center"/>
          </w:tcPr>
          <w:p w:rsidRPr="00B02140" w:rsidR="0091218A" w:rsidRDefault="00C6244C" w14:paraId="24E1D9C5" w14:textId="77777777">
            <w:pPr>
              <w:spacing w:after="0" w:line="259" w:lineRule="auto"/>
              <w:ind w:left="0" w:firstLine="0"/>
              <w:jc w:val="left"/>
              <w:rPr>
                <w:bCs/>
              </w:rPr>
            </w:pPr>
            <w:r w:rsidRPr="00B02140">
              <w:rPr>
                <w:bCs/>
                <w:sz w:val="19"/>
              </w:rPr>
              <w:t>CR A2c</w:t>
            </w:r>
          </w:p>
        </w:tc>
        <w:tc>
          <w:tcPr>
            <w:tcW w:w="1729" w:type="dxa"/>
            <w:tcBorders>
              <w:top w:val="single" w:color="AAAAAA" w:sz="6" w:space="0"/>
              <w:left w:val="single" w:color="AAAAAA" w:sz="6" w:space="0"/>
              <w:bottom w:val="single" w:color="AAAAAA" w:sz="6" w:space="0"/>
              <w:right w:val="single" w:color="AAAAAA" w:sz="6" w:space="0"/>
            </w:tcBorders>
            <w:vAlign w:val="center"/>
          </w:tcPr>
          <w:p w:rsidRPr="00B02140" w:rsidR="0091218A" w:rsidRDefault="00C6244C" w14:paraId="076C11A4" w14:textId="77777777">
            <w:pPr>
              <w:spacing w:after="0" w:line="259" w:lineRule="auto"/>
              <w:ind w:left="0" w:firstLine="0"/>
              <w:jc w:val="left"/>
              <w:rPr>
                <w:bCs/>
              </w:rPr>
            </w:pPr>
            <w:r w:rsidRPr="00B02140">
              <w:rPr>
                <w:bCs/>
                <w:sz w:val="19"/>
              </w:rPr>
              <w:t>≥ 80% reduction</w:t>
            </w:r>
          </w:p>
        </w:tc>
        <w:tc>
          <w:tcPr>
            <w:tcW w:w="2736" w:type="dxa"/>
            <w:tcBorders>
              <w:top w:val="single" w:color="AAAAAA" w:sz="6" w:space="0"/>
              <w:left w:val="single" w:color="AAAAAA" w:sz="6" w:space="0"/>
              <w:bottom w:val="single" w:color="AAAAAA" w:sz="6" w:space="0"/>
              <w:right w:val="single" w:color="AAAAAA" w:sz="6" w:space="0"/>
            </w:tcBorders>
            <w:vAlign w:val="center"/>
          </w:tcPr>
          <w:p w:rsidRPr="00B02140" w:rsidR="0091218A" w:rsidRDefault="00C6244C" w14:paraId="57ED8776" w14:textId="77777777">
            <w:pPr>
              <w:spacing w:after="0" w:line="259" w:lineRule="auto"/>
              <w:ind w:left="0" w:firstLine="0"/>
              <w:jc w:val="left"/>
              <w:rPr>
                <w:bCs/>
              </w:rPr>
            </w:pPr>
            <w:r w:rsidRPr="00B02140">
              <w:rPr>
                <w:bCs/>
                <w:sz w:val="19"/>
              </w:rPr>
              <w:t>99.1% (CDF); 74.7% (ICH)</w:t>
            </w:r>
          </w:p>
        </w:tc>
        <w:tc>
          <w:tcPr>
            <w:tcW w:w="2588" w:type="dxa"/>
            <w:tcBorders>
              <w:top w:val="single" w:color="AAAAAA" w:sz="6" w:space="0"/>
              <w:left w:val="single" w:color="AAAAAA" w:sz="6" w:space="0"/>
              <w:bottom w:val="single" w:color="AAAAAA" w:sz="6" w:space="0"/>
              <w:right w:val="single" w:color="AAAAAA" w:sz="6" w:space="0"/>
            </w:tcBorders>
            <w:vAlign w:val="center"/>
          </w:tcPr>
          <w:p w:rsidRPr="00B02140" w:rsidR="0091218A" w:rsidRDefault="00C6244C" w14:paraId="4E728D43" w14:textId="77777777">
            <w:pPr>
              <w:spacing w:after="0" w:line="259" w:lineRule="auto"/>
              <w:ind w:left="0" w:firstLine="0"/>
              <w:jc w:val="left"/>
              <w:rPr>
                <w:bCs/>
              </w:rPr>
            </w:pPr>
            <w:r w:rsidRPr="00B02140">
              <w:rPr>
                <w:bCs/>
                <w:sz w:val="19"/>
                <w:rPrChange w:author="Jericho O'Connell" w:date="2026-05-10T18:19:00Z" w16du:dateUtc="2026-05-11T01:19:00Z" w:id="445">
                  <w:rPr>
                    <w:b/>
                    <w:sz w:val="19"/>
                  </w:rPr>
                </w:rPrChange>
              </w:rPr>
              <w:t>CR</w:t>
            </w:r>
            <w:r w:rsidRPr="00B02140">
              <w:rPr>
                <w:bCs/>
                <w:sz w:val="19"/>
              </w:rPr>
              <w:t xml:space="preserve"> at subpopulation level</w:t>
            </w:r>
          </w:p>
        </w:tc>
      </w:tr>
      <w:tr w:rsidRPr="00B02140" w:rsidR="0091218A" w14:paraId="0D170607" w14:textId="77777777">
        <w:trPr>
          <w:trHeight w:val="420"/>
        </w:trPr>
        <w:tc>
          <w:tcPr>
            <w:tcW w:w="1762" w:type="dxa"/>
            <w:tcBorders>
              <w:top w:val="single" w:color="AAAAAA" w:sz="6" w:space="0"/>
              <w:left w:val="single" w:color="AAAAAA" w:sz="6" w:space="0"/>
              <w:bottom w:val="single" w:color="AAAAAA" w:sz="6" w:space="0"/>
              <w:right w:val="single" w:color="AAAAAA" w:sz="6" w:space="0"/>
            </w:tcBorders>
            <w:shd w:val="clear" w:color="auto" w:fill="F8F8F8"/>
            <w:vAlign w:val="center"/>
          </w:tcPr>
          <w:p w:rsidRPr="00B02140" w:rsidR="0091218A" w:rsidRDefault="00C6244C" w14:paraId="363A9464" w14:textId="77777777">
            <w:pPr>
              <w:spacing w:after="0" w:line="259" w:lineRule="auto"/>
              <w:ind w:left="0" w:firstLine="0"/>
              <w:jc w:val="left"/>
              <w:rPr>
                <w:bCs/>
              </w:rPr>
            </w:pPr>
            <w:r w:rsidRPr="00B02140">
              <w:rPr>
                <w:bCs/>
                <w:sz w:val="19"/>
              </w:rPr>
              <w:t>EN A2c</w:t>
            </w:r>
          </w:p>
        </w:tc>
        <w:tc>
          <w:tcPr>
            <w:tcW w:w="1729" w:type="dxa"/>
            <w:tcBorders>
              <w:top w:val="single" w:color="AAAAAA" w:sz="6" w:space="0"/>
              <w:left w:val="single" w:color="AAAAAA" w:sz="6" w:space="0"/>
              <w:bottom w:val="single" w:color="AAAAAA" w:sz="6" w:space="0"/>
              <w:right w:val="single" w:color="AAAAAA" w:sz="6" w:space="0"/>
            </w:tcBorders>
            <w:shd w:val="clear" w:color="auto" w:fill="F8F8F8"/>
            <w:vAlign w:val="center"/>
          </w:tcPr>
          <w:p w:rsidRPr="00B02140" w:rsidR="0091218A" w:rsidRDefault="00C6244C" w14:paraId="005B94B4" w14:textId="77777777">
            <w:pPr>
              <w:spacing w:after="0" w:line="259" w:lineRule="auto"/>
              <w:ind w:left="0" w:firstLine="0"/>
              <w:jc w:val="left"/>
              <w:rPr>
                <w:bCs/>
              </w:rPr>
            </w:pPr>
            <w:r w:rsidRPr="00B02140">
              <w:rPr>
                <w:bCs/>
                <w:sz w:val="19"/>
              </w:rPr>
              <w:t>≥ 50% reduction</w:t>
            </w:r>
          </w:p>
        </w:tc>
        <w:tc>
          <w:tcPr>
            <w:tcW w:w="2736" w:type="dxa"/>
            <w:tcBorders>
              <w:top w:val="single" w:color="AAAAAA" w:sz="6" w:space="0"/>
              <w:left w:val="single" w:color="AAAAAA" w:sz="6" w:space="0"/>
              <w:bottom w:val="single" w:color="AAAAAA" w:sz="6" w:space="0"/>
              <w:right w:val="single" w:color="AAAAAA" w:sz="6" w:space="0"/>
            </w:tcBorders>
            <w:shd w:val="clear" w:color="auto" w:fill="F8F8F8"/>
            <w:vAlign w:val="center"/>
          </w:tcPr>
          <w:p w:rsidRPr="00B02140" w:rsidR="0091218A" w:rsidRDefault="00C6244C" w14:paraId="54645EBC" w14:textId="77777777">
            <w:pPr>
              <w:spacing w:after="0" w:line="259" w:lineRule="auto"/>
              <w:ind w:left="0" w:firstLine="0"/>
              <w:jc w:val="left"/>
              <w:rPr>
                <w:bCs/>
              </w:rPr>
            </w:pPr>
            <w:r w:rsidRPr="00B02140">
              <w:rPr>
                <w:bCs/>
                <w:sz w:val="19"/>
              </w:rPr>
              <w:t>69.2% (BC overall)</w:t>
            </w:r>
          </w:p>
        </w:tc>
        <w:tc>
          <w:tcPr>
            <w:tcW w:w="2588" w:type="dxa"/>
            <w:tcBorders>
              <w:top w:val="single" w:color="AAAAAA" w:sz="6" w:space="0"/>
              <w:left w:val="single" w:color="AAAAAA" w:sz="6" w:space="0"/>
              <w:bottom w:val="single" w:color="AAAAAA" w:sz="6" w:space="0"/>
              <w:right w:val="single" w:color="AAAAAA" w:sz="6" w:space="0"/>
            </w:tcBorders>
            <w:shd w:val="clear" w:color="auto" w:fill="F8F8F8"/>
            <w:vAlign w:val="center"/>
          </w:tcPr>
          <w:p w:rsidRPr="00B02140" w:rsidR="0091218A" w:rsidRDefault="00C6244C" w14:paraId="2993259F" w14:textId="77777777">
            <w:pPr>
              <w:spacing w:after="0" w:line="259" w:lineRule="auto"/>
              <w:ind w:left="0" w:firstLine="0"/>
              <w:jc w:val="left"/>
              <w:rPr>
                <w:bCs/>
              </w:rPr>
            </w:pPr>
            <w:r w:rsidRPr="00B02140">
              <w:rPr>
                <w:bCs/>
                <w:sz w:val="19"/>
                <w:rPrChange w:author="Jericho O'Connell" w:date="2026-05-10T18:19:00Z" w16du:dateUtc="2026-05-11T01:19:00Z" w:id="446">
                  <w:rPr>
                    <w:b/>
                    <w:sz w:val="19"/>
                  </w:rPr>
                </w:rPrChange>
              </w:rPr>
              <w:t>EN</w:t>
            </w:r>
            <w:r w:rsidRPr="00B02140">
              <w:rPr>
                <w:bCs/>
                <w:sz w:val="19"/>
              </w:rPr>
              <w:t xml:space="preserve"> at population level</w:t>
            </w:r>
          </w:p>
        </w:tc>
      </w:tr>
      <w:tr w:rsidRPr="00B02140" w:rsidR="0091218A" w14:paraId="19E2A844" w14:textId="77777777">
        <w:trPr>
          <w:trHeight w:val="420"/>
        </w:trPr>
        <w:tc>
          <w:tcPr>
            <w:tcW w:w="1762" w:type="dxa"/>
            <w:tcBorders>
              <w:top w:val="single" w:color="AAAAAA" w:sz="6" w:space="0"/>
              <w:left w:val="single" w:color="AAAAAA" w:sz="6" w:space="0"/>
              <w:bottom w:val="single" w:color="AAAAAA" w:sz="6" w:space="0"/>
              <w:right w:val="single" w:color="AAAAAA" w:sz="6" w:space="0"/>
            </w:tcBorders>
            <w:vAlign w:val="center"/>
          </w:tcPr>
          <w:p w:rsidRPr="00B02140" w:rsidR="0091218A" w:rsidRDefault="00C6244C" w14:paraId="474EF609" w14:textId="77777777">
            <w:pPr>
              <w:spacing w:after="0" w:line="259" w:lineRule="auto"/>
              <w:ind w:left="0" w:firstLine="0"/>
              <w:jc w:val="left"/>
              <w:rPr>
                <w:bCs/>
              </w:rPr>
            </w:pPr>
            <w:r w:rsidRPr="00B02140">
              <w:rPr>
                <w:bCs/>
                <w:sz w:val="19"/>
              </w:rPr>
              <w:t>VU A2c</w:t>
            </w:r>
          </w:p>
        </w:tc>
        <w:tc>
          <w:tcPr>
            <w:tcW w:w="1729" w:type="dxa"/>
            <w:tcBorders>
              <w:top w:val="single" w:color="AAAAAA" w:sz="6" w:space="0"/>
              <w:left w:val="single" w:color="AAAAAA" w:sz="6" w:space="0"/>
              <w:bottom w:val="single" w:color="AAAAAA" w:sz="6" w:space="0"/>
              <w:right w:val="single" w:color="AAAAAA" w:sz="6" w:space="0"/>
            </w:tcBorders>
            <w:vAlign w:val="center"/>
          </w:tcPr>
          <w:p w:rsidRPr="00B02140" w:rsidR="0091218A" w:rsidRDefault="00C6244C" w14:paraId="3B4199A7" w14:textId="77777777">
            <w:pPr>
              <w:spacing w:after="0" w:line="259" w:lineRule="auto"/>
              <w:ind w:left="0" w:firstLine="0"/>
              <w:jc w:val="left"/>
              <w:rPr>
                <w:bCs/>
              </w:rPr>
            </w:pPr>
            <w:r w:rsidRPr="00B02140">
              <w:rPr>
                <w:bCs/>
                <w:sz w:val="19"/>
              </w:rPr>
              <w:t>≥ 30% reduction</w:t>
            </w:r>
          </w:p>
        </w:tc>
        <w:tc>
          <w:tcPr>
            <w:tcW w:w="2736" w:type="dxa"/>
            <w:tcBorders>
              <w:top w:val="single" w:color="AAAAAA" w:sz="6" w:space="0"/>
              <w:left w:val="single" w:color="AAAAAA" w:sz="6" w:space="0"/>
              <w:bottom w:val="single" w:color="AAAAAA" w:sz="6" w:space="0"/>
              <w:right w:val="single" w:color="AAAAAA" w:sz="6" w:space="0"/>
            </w:tcBorders>
            <w:vAlign w:val="center"/>
          </w:tcPr>
          <w:p w:rsidRPr="00B02140" w:rsidR="0091218A" w:rsidRDefault="00C6244C" w14:paraId="5EB06219" w14:textId="77777777">
            <w:pPr>
              <w:spacing w:after="0" w:line="259" w:lineRule="auto"/>
              <w:ind w:left="0" w:firstLine="0"/>
              <w:jc w:val="left"/>
              <w:rPr>
                <w:bCs/>
              </w:rPr>
            </w:pPr>
            <w:r w:rsidRPr="00B02140">
              <w:rPr>
                <w:bCs/>
                <w:sz w:val="19"/>
              </w:rPr>
              <w:t>Exceeded</w:t>
            </w:r>
          </w:p>
        </w:tc>
        <w:tc>
          <w:tcPr>
            <w:tcW w:w="2588" w:type="dxa"/>
            <w:tcBorders>
              <w:top w:val="single" w:color="AAAAAA" w:sz="6" w:space="0"/>
              <w:left w:val="single" w:color="AAAAAA" w:sz="6" w:space="0"/>
              <w:bottom w:val="single" w:color="AAAAAA" w:sz="6" w:space="0"/>
              <w:right w:val="single" w:color="AAAAAA" w:sz="6" w:space="0"/>
            </w:tcBorders>
            <w:vAlign w:val="center"/>
          </w:tcPr>
          <w:p w:rsidRPr="00B02140" w:rsidR="0091218A" w:rsidRDefault="00C6244C" w14:paraId="2FB04F65" w14:textId="77777777">
            <w:pPr>
              <w:spacing w:after="0" w:line="259" w:lineRule="auto"/>
              <w:ind w:left="0" w:firstLine="0"/>
              <w:jc w:val="left"/>
              <w:rPr>
                <w:bCs/>
              </w:rPr>
            </w:pPr>
            <w:r w:rsidRPr="00B02140">
              <w:rPr>
                <w:bCs/>
                <w:sz w:val="19"/>
              </w:rPr>
              <w:t>—</w:t>
            </w:r>
          </w:p>
        </w:tc>
      </w:tr>
    </w:tbl>
    <w:p w:rsidRPr="00B02140" w:rsidR="0091218A" w:rsidRDefault="00C6244C" w14:paraId="275DF2A0" w14:textId="77777777">
      <w:pPr>
        <w:ind w:left="-5" w:right="12"/>
        <w:rPr>
          <w:bCs/>
        </w:rPr>
      </w:pPr>
      <w:r w:rsidRPr="00B02140">
        <w:rPr>
          <w:bCs/>
        </w:rPr>
        <w:t xml:space="preserve">Applying criterion A2c to the Canadian BC population as a whole, a 69.2% estimated habitat decline where the cause is ongoing and not reversible meets the </w:t>
      </w:r>
      <w:r w:rsidRPr="00B02140">
        <w:rPr>
          <w:bCs/>
          <w:rPrChange w:author="Jericho O'Connell" w:date="2026-05-10T18:19:00Z" w16du:dateUtc="2026-05-11T01:19:00Z" w:id="447">
            <w:rPr>
              <w:b/>
            </w:rPr>
          </w:rPrChange>
        </w:rPr>
        <w:t>Endangered (EN)</w:t>
      </w:r>
      <w:r w:rsidRPr="00B02140">
        <w:rPr>
          <w:bCs/>
        </w:rPr>
        <w:t xml:space="preserve"> threshold (≥50%). The 99.1% decline in the CDF zone and 74.7% decline in the ICH zone each individually meet the Critically Endangered threshold (≥80%) at the subpopulation level.</w:t>
      </w:r>
    </w:p>
    <w:p w:rsidRPr="00B02140" w:rsidR="0091218A" w:rsidRDefault="00C6244C" w14:paraId="5A31A742" w14:textId="77777777">
      <w:pPr>
        <w:spacing w:after="165" w:line="259" w:lineRule="auto"/>
        <w:ind w:left="-5"/>
        <w:jc w:val="left"/>
        <w:rPr>
          <w:bCs/>
        </w:rPr>
      </w:pPr>
      <w:r w:rsidRPr="00B02140">
        <w:rPr>
          <w:bCs/>
          <w:rPrChange w:author="Jericho O'Connell" w:date="2026-05-10T18:19:00Z" w16du:dateUtc="2026-05-11T01:19:00Z" w:id="448">
            <w:rPr>
              <w:b/>
            </w:rPr>
          </w:rPrChange>
        </w:rPr>
        <w:t>Criterion A2d — Levels of exploitation</w:t>
      </w:r>
    </w:p>
    <w:p w:rsidRPr="00B02140" w:rsidR="0091218A" w:rsidRDefault="00C6244C" w14:paraId="3DEA8597" w14:textId="77777777">
      <w:pPr>
        <w:ind w:left="-5" w:right="12"/>
        <w:rPr>
          <w:bCs/>
        </w:rPr>
      </w:pPr>
      <w:r w:rsidRPr="00B02140">
        <w:rPr>
          <w:bCs/>
        </w:rPr>
        <w:t>The taxol bark harvest of 1989–1993, at which point an estimated 360,000 mature trees per year were felled across the Pacific Northwest (Hartzell 1990), constitutes direct exploitation at a scale unparalleled in the species' recorded history. Although bark harvest has ceased, its legacy is embedded in the depleted large-tree cohort documented in §3.11. This additional exploitation pressure reinforces the EN designation under criterion A2d.</w:t>
      </w:r>
    </w:p>
    <w:p w:rsidRPr="00B02140" w:rsidR="0091218A" w:rsidRDefault="00C6244C" w14:paraId="6913B9EF" w14:textId="77777777">
      <w:pPr>
        <w:spacing w:after="165" w:line="259" w:lineRule="auto"/>
        <w:ind w:left="-5"/>
        <w:jc w:val="left"/>
        <w:rPr>
          <w:bCs/>
        </w:rPr>
      </w:pPr>
      <w:r w:rsidRPr="00B02140">
        <w:rPr>
          <w:bCs/>
          <w:rPrChange w:author="Jericho O'Connell" w:date="2026-05-10T18:19:00Z" w16du:dateUtc="2026-05-11T01:19:00Z" w:id="449">
            <w:rPr>
              <w:b/>
            </w:rPr>
          </w:rPrChange>
        </w:rPr>
        <w:t>Criterion B — Geographic range</w:t>
      </w:r>
    </w:p>
    <w:p w:rsidRPr="00B02140" w:rsidR="0091218A" w:rsidP="09AB87C5" w:rsidRDefault="00C6244C" w14:paraId="34D0FBFD" w14:textId="6B2876C1">
      <w:pPr>
        <w:ind w:left="-5" w:right="12"/>
        <w:rPr>
          <w:del w:author="Jericho O'Connell" w:date="2026-05-11T03:56:47.287Z" w16du:dateUtc="2026-05-11T03:56:47.287Z" w:id="1361488014"/>
        </w:rPr>
      </w:pPr>
      <w:r w:rsidR="00C6244C">
        <w:rPr/>
        <w:t xml:space="preserve">Criterion B1 (extent of occurrence, EOO) does not apply to the BC population, as the EOO </w:t>
      </w:r>
      <w:r w:rsidR="00C6244C">
        <w:rPr/>
        <w:t>substantially exceeds</w:t>
      </w:r>
      <w:r w:rsidR="00C6244C">
        <w:rPr/>
        <w:t xml:space="preserve"> the 5,000 km² EN threshold. The remaining modelled yew habitat across all 99 study tiles totals ~475 km², which approaches the EN B2 area of occupancy (AOO) threshold of &lt;500 km². However, the study tiles cover only ~0.26% of the CWH+ICH+CDF zone extent; the 99tile AOO cannot be extrapolated to a true provincial AOO without systematic province-wide coverage</w:t>
      </w:r>
      <w:ins w:author="Jericho O'Connell" w:date="2026-05-11T03:57:32.73Z" w16du:dateUtc="2026-05-11T03:57:32.73Z" w:id="1456054213">
        <w:r w:rsidR="16EE2725">
          <w:t>. The pacific yew thus does not qualif</w:t>
        </w:r>
        <w:r w:rsidR="16EE2725">
          <w:t>y</w:t>
        </w:r>
        <w:r w:rsidR="16EE2725">
          <w:t xml:space="preserve"> </w:t>
        </w:r>
        <w:r w:rsidR="16EE2725">
          <w:t>f</w:t>
        </w:r>
        <w:r w:rsidR="16EE2725">
          <w:t>o</w:t>
        </w:r>
        <w:r w:rsidR="16EE2725">
          <w:t>r</w:t>
        </w:r>
        <w:r w:rsidR="16EE2725">
          <w:t xml:space="preserve"> </w:t>
        </w:r>
        <w:r w:rsidR="16EE2725">
          <w:t>i</w:t>
        </w:r>
        <w:r w:rsidR="16EE2725">
          <w:t>n</w:t>
        </w:r>
        <w:r w:rsidR="16EE2725">
          <w:t>c</w:t>
        </w:r>
        <w:r w:rsidR="16EE2725">
          <w:t>r</w:t>
        </w:r>
        <w:r w:rsidR="16EE2725">
          <w:t>e</w:t>
        </w:r>
        <w:r w:rsidR="16EE2725">
          <w:t>a</w:t>
        </w:r>
        <w:r w:rsidR="16EE2725">
          <w:t>s</w:t>
        </w:r>
        <w:r w:rsidR="16EE2725">
          <w:t>e</w:t>
        </w:r>
        <w:r w:rsidR="16EE2725">
          <w:t>d</w:t>
        </w:r>
        <w:r w:rsidR="16EE2725">
          <w:t xml:space="preserve"> </w:t>
        </w:r>
        <w:r w:rsidR="16EE2725">
          <w:t>p</w:t>
        </w:r>
        <w:r w:rsidR="16EE2725">
          <w:t>r</w:t>
        </w:r>
        <w:r w:rsidR="16EE2725">
          <w:t>o</w:t>
        </w:r>
        <w:r w:rsidR="16EE2725">
          <w:t>t</w:t>
        </w:r>
        <w:r w:rsidR="16EE2725">
          <w:t>e</w:t>
        </w:r>
        <w:r w:rsidR="16EE2725">
          <w:t>c</w:t>
        </w:r>
        <w:r w:rsidR="16EE2725">
          <w:t>t</w:t>
        </w:r>
        <w:r w:rsidR="16EE2725">
          <w:t>i</w:t>
        </w:r>
        <w:r w:rsidR="16EE2725">
          <w:t>o</w:t>
        </w:r>
        <w:r w:rsidR="16EE2725">
          <w:t>n</w:t>
        </w:r>
        <w:r w:rsidR="16EE2725">
          <w:t xml:space="preserve"> </w:t>
        </w:r>
        <w:r w:rsidR="16EE2725">
          <w:t>u</w:t>
        </w:r>
        <w:r w:rsidR="16EE2725">
          <w:t>n</w:t>
        </w:r>
        <w:r w:rsidR="16EE2725">
          <w:t>d</w:t>
        </w:r>
        <w:r w:rsidR="16EE2725">
          <w:t>e</w:t>
        </w:r>
        <w:r w:rsidR="16EE2725">
          <w:t>r</w:t>
        </w:r>
        <w:r w:rsidR="16EE2725">
          <w:t xml:space="preserve"> </w:t>
        </w:r>
        <w:r w:rsidR="16EE2725">
          <w:t>t</w:t>
        </w:r>
        <w:r w:rsidR="16EE2725">
          <w:t>h</w:t>
        </w:r>
        <w:r w:rsidR="16EE2725">
          <w:t>i</w:t>
        </w:r>
        <w:r w:rsidR="16EE2725">
          <w:t>s</w:t>
        </w:r>
        <w:r w:rsidR="16EE2725">
          <w:t xml:space="preserve"> </w:t>
        </w:r>
        <w:r w:rsidR="16EE2725">
          <w:t>c</w:t>
        </w:r>
      </w:ins>
      <w:ins w:author="Jericho O'Connell" w:date="2026-05-11T03:57:35.074Z" w16du:dateUtc="2026-05-11T03:57:35.074Z" w:id="446059145">
        <w:r w:rsidR="16EE2725">
          <w:t>riteria.</w:t>
        </w:r>
      </w:ins>
      <w:del w:author="Jericho O'Connell" w:date="2026-05-11T03:56:47.29Z" w16du:dateUtc="2026-05-11T03:56:47.29Z" w:id="1772556576">
        <w:r w:rsidDel="00C6244C">
          <w:delText>. We flag B2 as potentially qualifying but do not formally apply it pending broader mapping.</w:delText>
        </w:r>
      </w:del>
    </w:p>
    <w:p w:rsidRPr="00B02140" w:rsidR="0091218A" w:rsidRDefault="00C6244C" w14:paraId="505FDD8B" w14:textId="77777777">
      <w:pPr>
        <w:spacing w:after="165" w:line="259" w:lineRule="auto"/>
        <w:ind w:left="-5"/>
        <w:jc w:val="left"/>
        <w:rPr>
          <w:bCs/>
        </w:rPr>
      </w:pPr>
      <w:r w:rsidRPr="00B02140">
        <w:rPr>
          <w:bCs/>
          <w:rPrChange w:author="Jericho O'Connell" w:date="2026-05-10T18:19:00Z" w16du:dateUtc="2026-05-11T01:19:00Z" w:id="450">
            <w:rPr>
              <w:b/>
            </w:rPr>
          </w:rPrChange>
        </w:rPr>
        <w:t>Criteria C, D, and E</w:t>
      </w:r>
    </w:p>
    <w:p w:rsidRPr="00B02140" w:rsidR="0091218A" w:rsidRDefault="00C6244C" w14:paraId="08C30606" w14:textId="77777777">
      <w:pPr>
        <w:ind w:left="-5" w:right="12"/>
        <w:rPr>
          <w:bCs/>
        </w:rPr>
      </w:pPr>
      <w:r w:rsidRPr="00B02140">
        <w:rPr>
          <w:bCs/>
        </w:rPr>
        <w:t>Assuming mean yew density of 1–5 individuals per hectare in old-growth habitat (Bolsinger &amp; Jaramillo 1990; Busing et al. 1995), the 47,534 ha of remaining modelled habitat supports an estimated 47,534–237,670 mature individuals, substantially exceeding the &lt;2,500 EN threshold under criterion C. Criteria D and E are not met by the available data.</w:t>
      </w:r>
    </w:p>
    <w:p w:rsidRPr="00B02140" w:rsidR="0091218A" w:rsidRDefault="00C6244C" w14:paraId="3CCAD691" w14:textId="77777777">
      <w:pPr>
        <w:spacing w:after="165" w:line="259" w:lineRule="auto"/>
        <w:ind w:left="-5"/>
        <w:jc w:val="left"/>
        <w:rPr>
          <w:bCs/>
        </w:rPr>
      </w:pPr>
      <w:r w:rsidRPr="00B02140">
        <w:rPr>
          <w:bCs/>
          <w:rPrChange w:author="Jericho O'Connell" w:date="2026-05-10T18:19:00Z" w16du:dateUtc="2026-05-11T01:19:00Z" w:id="451">
            <w:rPr>
              <w:b/>
            </w:rPr>
          </w:rPrChange>
        </w:rPr>
        <w:t>Summary assessment</w:t>
      </w:r>
    </w:p>
    <w:p w:rsidRPr="00B02140" w:rsidR="0091218A" w:rsidRDefault="00C6244C" w14:paraId="4C964FF8" w14:textId="77777777">
      <w:pPr>
        <w:spacing w:after="0"/>
        <w:ind w:left="-5" w:right="12"/>
        <w:rPr>
          <w:bCs/>
        </w:rPr>
      </w:pPr>
      <w:r w:rsidRPr="00B02140">
        <w:rPr>
          <w:bCs/>
        </w:rPr>
        <w:t xml:space="preserve">Under the best available evidence, the Canadian BC population of </w:t>
      </w:r>
      <w:r w:rsidRPr="00B02140">
        <w:rPr>
          <w:bCs/>
          <w:i/>
        </w:rPr>
        <w:t>Taxus brevifolia</w:t>
      </w:r>
      <w:r w:rsidRPr="00B02140">
        <w:rPr>
          <w:bCs/>
        </w:rPr>
        <w:t xml:space="preserve"> qualifies as </w:t>
      </w:r>
      <w:r w:rsidRPr="00B02140">
        <w:rPr>
          <w:bCs/>
          <w:rPrChange w:author="Jericho O'Connell" w:date="2026-05-10T18:19:00Z" w16du:dateUtc="2026-05-11T01:19:00Z" w:id="452">
            <w:rPr>
              <w:b/>
            </w:rPr>
          </w:rPrChange>
        </w:rPr>
        <w:t>Endangered (EN A2c)</w:t>
      </w:r>
      <w:r w:rsidRPr="00B02140">
        <w:rPr>
          <w:bCs/>
        </w:rPr>
        <w:t xml:space="preserve"> under IUCN Red List criteria. The CDF and ICH subpopulations individually meet Critically Endangered thresholds. The current global designation of Near Threatened (Thomas 2013) is not consistent with the magnitude of BC habitat decline documented here, nor with the ongoing and unabated nature of the primary threat. We recommend that COSEWIC and the IUCN undertake a formal reassessment of </w:t>
      </w:r>
      <w:r w:rsidRPr="00B02140">
        <w:rPr>
          <w:bCs/>
          <w:i/>
        </w:rPr>
        <w:t>Taxus brevifolia</w:t>
      </w:r>
      <w:r w:rsidRPr="00B02140">
        <w:rPr>
          <w:bCs/>
        </w:rPr>
        <w:t xml:space="preserve"> using province-scale spatial data.</w:t>
      </w:r>
    </w:p>
    <w:p w:rsidRPr="00B02140" w:rsidR="0091218A" w:rsidRDefault="00C6244C" w14:paraId="3D86A806" w14:textId="77777777">
      <w:pPr>
        <w:spacing w:after="471" w:line="259" w:lineRule="auto"/>
        <w:ind w:left="0" w:firstLine="0"/>
        <w:jc w:val="left"/>
        <w:rPr>
          <w:bCs/>
        </w:rPr>
      </w:pPr>
      <w:r w:rsidRPr="00B02140">
        <w:rPr>
          <w:rFonts w:ascii="Calibri" w:hAnsi="Calibri" w:eastAsia="Calibri" w:cs="Calibri"/>
          <w:bCs/>
          <w:noProof/>
          <w:color w:val="000000"/>
        </w:rPr>
        <mc:AlternateContent>
          <mc:Choice Requires="wpg">
            <w:drawing>
              <wp:inline distT="0" distB="0" distL="0" distR="0" wp14:anchorId="53034B47" wp14:editId="406BB238">
                <wp:extent cx="5607600" cy="9525"/>
                <wp:effectExtent l="0" t="0" r="0" b="0"/>
                <wp:docPr id="26936" name="Group 26936">
                  <a:extLst xmlns:a="http://schemas.openxmlformats.org/drawingml/2006/main">
                    <a:ext uri="{FF2B5EF4-FFF2-40B4-BE49-F238E27FC236}">
                      <a16:creationId xmlns:a16="http://schemas.microsoft.com/office/drawing/2014/main" id="{D52DEF10-22F9-40F3-8D2B-36B80EF041FC}"/>
                    </a:ext>
                  </a:extLst>
                </wp:docPr>
                <wp:cNvGraphicFramePr/>
                <a:graphic xmlns:a="http://schemas.openxmlformats.org/drawingml/2006/main">
                  <a:graphicData uri="http://schemas.microsoft.com/office/word/2010/wordprocessingGroup">
                    <wpg:wgp>
                      <wpg:cNvGrpSpPr/>
                      <wpg:grpSpPr>
                        <a:xfrm>
                          <a:off x="0" y="0"/>
                          <a:ext cx="5607600" cy="9525"/>
                          <a:chOff x="0" y="0"/>
                          <a:chExt cx="5607600" cy="9525"/>
                        </a:xfrm>
                      </wpg:grpSpPr>
                      <wps:wsp>
                        <wps:cNvPr id="28690" name="Shape 28690"/>
                        <wps:cNvSpPr/>
                        <wps:spPr>
                          <a:xfrm>
                            <a:off x="0" y="0"/>
                            <a:ext cx="5607600" cy="9525"/>
                          </a:xfrm>
                          <a:custGeom>
                            <a:avLst/>
                            <a:gdLst/>
                            <a:ahLst/>
                            <a:cxnLst/>
                            <a:rect l="0" t="0" r="0" b="0"/>
                            <a:pathLst>
                              <a:path w="5607600" h="9525">
                                <a:moveTo>
                                  <a:pt x="0" y="0"/>
                                </a:moveTo>
                                <a:lnTo>
                                  <a:pt x="5607600" y="0"/>
                                </a:lnTo>
                                <a:lnTo>
                                  <a:pt x="5607600" y="9525"/>
                                </a:lnTo>
                                <a:lnTo>
                                  <a:pt x="0" y="9525"/>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g:wgp>
                  </a:graphicData>
                </a:graphic>
              </wp:inline>
            </w:drawing>
          </mc:Choice>
          <mc:Fallback>
            <w:pict>
              <v:group id="Group 26936" style="width:441.55pt;height:.75pt;mso-position-horizontal-relative:char;mso-position-vertical-relative:line" coordsize="56076,95" o:spid="_x0000_s1026" w14:anchorId="25C74AA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">
                <v:shape id="Shape 28690" style="position:absolute;width:56076;height:95;visibility:visible;mso-wrap-style:square;v-text-anchor:top" coordsize="5607600,9525" o:spid="_x0000_s1027" fillcolor="#ccc" stroked="f" strokeweight="0" path="m,l5607600,r,9525l,9525,,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">
                  <v:stroke miterlimit="83231f" joinstyle="miter"/>
                  <v:path textboxrect="0,0,5607600,9525" arrowok="t"/>
                </v:shape>
                <w10:anchorlock/>
              </v:group>
            </w:pict>
          </mc:Fallback>
        </mc:AlternateContent>
      </w:r>
    </w:p>
    <w:p w:rsidRPr="00B02140" w:rsidR="0091218A" w:rsidRDefault="00C6244C" w14:paraId="71E8BA3B" w14:textId="77777777">
      <w:pPr>
        <w:pStyle w:val="Heading1"/>
        <w:ind w:left="245" w:hanging="260"/>
        <w:rPr>
          <w:b w:val="0"/>
          <w:bCs/>
          <w:rPrChange w:author="Jericho O'Connell" w:date="2026-05-10T18:19:00Z" w16du:dateUtc="2026-05-11T01:19:00Z" w:id="453">
            <w:rPr/>
          </w:rPrChange>
        </w:rPr>
      </w:pPr>
      <w:r w:rsidRPr="00B02140">
        <w:rPr>
          <w:b w:val="0"/>
          <w:bCs/>
          <w:rPrChange w:author="Jericho O'Connell" w:date="2026-05-10T18:19:00Z" w16du:dateUtc="2026-05-11T01:19:00Z" w:id="454">
            <w:rPr/>
          </w:rPrChange>
        </w:rPr>
        <w:t>Conclusions</w:t>
      </w:r>
    </w:p>
    <w:p w:rsidRPr="00B02140" w:rsidR="0091218A" w:rsidRDefault="00C6244C" w14:paraId="083D514A" w14:textId="77777777">
      <w:pPr>
        <w:spacing w:after="302" w:line="259" w:lineRule="auto"/>
        <w:ind w:left="0" w:firstLine="0"/>
        <w:jc w:val="left"/>
        <w:rPr>
          <w:bCs/>
        </w:rPr>
      </w:pPr>
      <w:r w:rsidRPr="00B02140">
        <w:rPr>
          <w:rFonts w:ascii="Calibri" w:hAnsi="Calibri" w:eastAsia="Calibri" w:cs="Calibri"/>
          <w:bCs/>
          <w:noProof/>
          <w:color w:val="000000"/>
        </w:rPr>
        <mc:AlternateContent>
          <mc:Choice Requires="wpg">
            <w:drawing>
              <wp:inline distT="0" distB="0" distL="0" distR="0" wp14:anchorId="7EA0D67F" wp14:editId="7B51C344">
                <wp:extent cx="5607600" cy="9525"/>
                <wp:effectExtent l="0" t="0" r="0" b="0"/>
                <wp:docPr id="26937" name="Group 26937">
                  <a:extLst xmlns:a="http://schemas.openxmlformats.org/drawingml/2006/main">
                    <a:ext uri="{FF2B5EF4-FFF2-40B4-BE49-F238E27FC236}">
                      <a16:creationId xmlns:a16="http://schemas.microsoft.com/office/drawing/2014/main" id="{62D856AD-993A-4DEF-8CEE-870C90826974}"/>
                    </a:ext>
                  </a:extLst>
                </wp:docPr>
                <wp:cNvGraphicFramePr/>
                <a:graphic xmlns:a="http://schemas.openxmlformats.org/drawingml/2006/main">
                  <a:graphicData uri="http://schemas.microsoft.com/office/word/2010/wordprocessingGroup">
                    <wpg:wgp>
                      <wpg:cNvGrpSpPr/>
                      <wpg:grpSpPr>
                        <a:xfrm>
                          <a:off x="0" y="0"/>
                          <a:ext cx="5607600" cy="9525"/>
                          <a:chOff x="0" y="0"/>
                          <a:chExt cx="5607600" cy="9525"/>
                        </a:xfrm>
                      </wpg:grpSpPr>
                      <wps:wsp>
                        <wps:cNvPr id="28694" name="Shape 28694"/>
                        <wps:cNvSpPr/>
                        <wps:spPr>
                          <a:xfrm>
                            <a:off x="0" y="1"/>
                            <a:ext cx="5607600" cy="9524"/>
                          </a:xfrm>
                          <a:custGeom>
                            <a:avLst/>
                            <a:gdLst/>
                            <a:ahLst/>
                            <a:cxnLst/>
                            <a:rect l="0" t="0" r="0" b="0"/>
                            <a:pathLst>
                              <a:path w="5607600" h="9524">
                                <a:moveTo>
                                  <a:pt x="0" y="0"/>
                                </a:moveTo>
                                <a:lnTo>
                                  <a:pt x="5607600" y="0"/>
                                </a:lnTo>
                                <a:lnTo>
                                  <a:pt x="5607600" y="9524"/>
                                </a:lnTo>
                                <a:lnTo>
                                  <a:pt x="0" y="9524"/>
                                </a:lnTo>
                                <a:lnTo>
                                  <a:pt x="0" y="0"/>
                                </a:lnTo>
                              </a:path>
                            </a:pathLst>
                          </a:custGeom>
                          <a:ln w="0" cap="flat">
                            <a:miter lim="127000"/>
                          </a:ln>
                        </wps:spPr>
                        <wps:style>
                          <a:lnRef idx="0">
                            <a:srgbClr val="000000">
                              <a:alpha val="0"/>
                            </a:srgbClr>
                          </a:lnRef>
                          <a:fillRef idx="1">
                            <a:srgbClr val="AAAAAA"/>
                          </a:fillRef>
                          <a:effectRef idx="0">
                            <a:scrgbClr r="0" g="0" b="0"/>
                          </a:effectRef>
                          <a:fontRef idx="none"/>
                        </wps:style>
                        <wps:bodyPr/>
                      </wps:wsp>
                      <wps:wsp>
                        <wps:cNvPr id="1997" name="Shape 1997"/>
                        <wps:cNvSpPr/>
                        <wps:spPr>
                          <a:xfrm>
                            <a:off x="0" y="0"/>
                            <a:ext cx="0" cy="1"/>
                          </a:xfrm>
                          <a:custGeom>
                            <a:avLst/>
                            <a:gdLst/>
                            <a:ahLst/>
                            <a:cxnLst/>
                            <a:rect l="0" t="0" r="0" b="0"/>
                            <a:pathLst>
                              <a:path h="1">
                                <a:moveTo>
                                  <a:pt x="0" y="1"/>
                                </a:moveTo>
                                <a:lnTo>
                                  <a:pt x="0" y="0"/>
                                </a:lnTo>
                                <a:close/>
                              </a:path>
                            </a:pathLst>
                          </a:custGeom>
                          <a:ln w="0" cap="flat">
                            <a:miter lim="127000"/>
                          </a:ln>
                        </wps:spPr>
                        <wps:style>
                          <a:lnRef idx="0">
                            <a:srgbClr val="000000">
                              <a:alpha val="0"/>
                            </a:srgbClr>
                          </a:lnRef>
                          <a:fillRef idx="1">
                            <a:srgbClr val="AAAAAA"/>
                          </a:fillRef>
                          <a:effectRef idx="0">
                            <a:scrgbClr r="0" g="0" b="0"/>
                          </a:effectRef>
                          <a:fontRef idx="none"/>
                        </wps:style>
                        <wps:bodyPr/>
                      </wps:wsp>
                    </wpg:wgp>
                  </a:graphicData>
                </a:graphic>
              </wp:inline>
            </w:drawing>
          </mc:Choice>
          <mc:Fallback>
            <w:pict>
              <v:group id="Group 26937" style="width:441.55pt;height:.75pt;mso-position-horizontal-relative:char;mso-position-vertical-relative:line" coordsize="56076,95" o:spid="_x0000_s1026" w14:anchorId="7278A38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">
                <v:shape id="Shape 28694" style="position:absolute;width:56076;height:95;visibility:visible;mso-wrap-style:square;v-text-anchor:top" coordsize="5607600,9524" o:spid="_x0000_s1027" fillcolor="#aaa" stroked="f" strokeweight="0" path="m,l5607600,r,9524l,9524,,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">
                  <v:stroke miterlimit="83231f" joinstyle="miter"/>
                  <v:path textboxrect="0,0,5607600,9524" arrowok="t"/>
                </v:shape>
                <v:shape id="Shape 1997" style="position:absolute;width:0;height:0;visibility:visible;mso-wrap-style:square;v-text-anchor:top" coordsize="0,1" o:spid="_x0000_s1028" fillcolor="#aaa" stroked="f" strokeweight="0" path="m,1l,,,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">
                  <v:stroke miterlimit="83231f" joinstyle="miter"/>
                  <v:path textboxrect="0,0,0,1" arrowok="t"/>
                </v:shape>
                <w10:anchorlock/>
              </v:group>
            </w:pict>
          </mc:Fallback>
        </mc:AlternateContent>
      </w:r>
    </w:p>
    <w:p w:rsidRPr="00B02140" w:rsidR="0091218A" w:rsidRDefault="00C6244C" w14:paraId="33642E12" w14:textId="77777777">
      <w:pPr>
        <w:ind w:left="-5" w:right="12"/>
        <w:rPr>
          <w:bCs/>
        </w:rPr>
      </w:pPr>
      <w:r w:rsidRPr="00B02140">
        <w:rPr>
          <w:bCs/>
        </w:rPr>
        <w:t>This study presents the first spatially explicit, province-scale assessment of Pacific yew (</w:t>
      </w:r>
      <w:r w:rsidRPr="00B02140">
        <w:rPr>
          <w:bCs/>
          <w:i/>
        </w:rPr>
        <w:t>Taxus brevifolia</w:t>
      </w:r>
      <w:r w:rsidRPr="00B02140">
        <w:rPr>
          <w:bCs/>
        </w:rPr>
        <w:t>) habitat extent and decline in British Columbia, using 64-dimensional satellite spectral embeddings from the Google AlphaEarth Foundation model classified by an XGBoost ensemble (AUC-ROC 0.996). Across 9,900 km² of sampled CWH, ICH, and CDF forest, we estimate a 69.2% decline from approximately 154,483 ha of original habitat to 47,534 ha remaining — driven overwhelmingly by industrial clear-cut logging, with secondary contributions from wildfire, riparian erosion, and the legacy of taxol bark extraction. Field-measured population size structure confirms depletion of the large-adult cohort (DBH &gt; 30 cm) relative to the de Liocourt stablepopulation model, consistent with selective harvest of large individuals during the 1989–1993 taxol rush.</w:t>
      </w:r>
    </w:p>
    <w:p w:rsidRPr="00B02140" w:rsidR="0091218A" w:rsidRDefault="00C6244C" w14:paraId="25482622" w14:textId="77777777">
      <w:pPr>
        <w:spacing w:after="0"/>
        <w:ind w:left="-5" w:right="12"/>
        <w:rPr>
          <w:bCs/>
        </w:rPr>
      </w:pPr>
      <w:r w:rsidRPr="00B02140">
        <w:rPr>
          <w:bCs/>
        </w:rPr>
        <w:t xml:space="preserve">The finding that only 4.6% of remaining modelled yew habitat falls within provincial protected areas underscores the species' extreme exposure to continued forestry operations. Application of IUCN Red List criteria to the Canadian BC population supports an </w:t>
      </w:r>
      <w:r w:rsidRPr="00B02140">
        <w:rPr>
          <w:bCs/>
          <w:rPrChange w:author="Jericho O'Connell" w:date="2026-05-10T18:19:00Z" w16du:dateUtc="2026-05-11T01:19:00Z" w:id="455">
            <w:rPr>
              <w:b/>
            </w:rPr>
          </w:rPrChange>
        </w:rPr>
        <w:t xml:space="preserve">Endangered (EN A2c) </w:t>
      </w:r>
      <w:r w:rsidRPr="00B02140">
        <w:rPr>
          <w:bCs/>
        </w:rPr>
        <w:t>designation — a significant upgrading from the current global Near Threatened listing — with the CDF and ICH subpopulations individually meeting Critically Endangered thresholds. We urge a formal COSEWIC and IUCN reassessment of the species drawing on provincial-scale spatial data, and recommend that Pacific yew habitat be explicitly incorporated into forest stewardship plans across the Coastal Western Hemlock and Interior Cedar–Hemlock zones.</w:t>
      </w:r>
    </w:p>
    <w:p w:rsidRPr="00B02140" w:rsidR="0091218A" w:rsidRDefault="00C6244C" w14:paraId="5BEBA5AA" w14:textId="77777777">
      <w:pPr>
        <w:spacing w:after="471" w:line="259" w:lineRule="auto"/>
        <w:ind w:left="0" w:firstLine="0"/>
        <w:jc w:val="left"/>
        <w:rPr>
          <w:bCs/>
        </w:rPr>
      </w:pPr>
      <w:r w:rsidRPr="00B02140">
        <w:rPr>
          <w:rFonts w:ascii="Calibri" w:hAnsi="Calibri" w:eastAsia="Calibri" w:cs="Calibri"/>
          <w:bCs/>
          <w:noProof/>
          <w:color w:val="000000"/>
        </w:rPr>
        <mc:AlternateContent>
          <mc:Choice Requires="wpg">
            <w:drawing>
              <wp:inline distT="0" distB="0" distL="0" distR="0" wp14:anchorId="0ABCEEBC" wp14:editId="0D1F4C7C">
                <wp:extent cx="5607600" cy="9525"/>
                <wp:effectExtent l="0" t="0" r="0" b="0"/>
                <wp:docPr id="26639" name="Group 26639">
                  <a:extLst xmlns:a="http://schemas.openxmlformats.org/drawingml/2006/main">
                    <a:ext uri="{FF2B5EF4-FFF2-40B4-BE49-F238E27FC236}">
                      <a16:creationId xmlns:a16="http://schemas.microsoft.com/office/drawing/2014/main" id="{FD688362-91A2-42A1-AFDA-08E0E52FA9FA}"/>
                    </a:ext>
                  </a:extLst>
                </wp:docPr>
                <wp:cNvGraphicFramePr/>
                <a:graphic xmlns:a="http://schemas.openxmlformats.org/drawingml/2006/main">
                  <a:graphicData uri="http://schemas.microsoft.com/office/word/2010/wordprocessingGroup">
                    <wpg:wgp>
                      <wpg:cNvGrpSpPr/>
                      <wpg:grpSpPr>
                        <a:xfrm>
                          <a:off x="0" y="0"/>
                          <a:ext cx="5607600" cy="9525"/>
                          <a:chOff x="0" y="0"/>
                          <a:chExt cx="5607600" cy="9525"/>
                        </a:xfrm>
                      </wpg:grpSpPr>
                      <wps:wsp>
                        <wps:cNvPr id="28696" name="Shape 28696"/>
                        <wps:cNvSpPr/>
                        <wps:spPr>
                          <a:xfrm>
                            <a:off x="0" y="0"/>
                            <a:ext cx="5607600" cy="9525"/>
                          </a:xfrm>
                          <a:custGeom>
                            <a:avLst/>
                            <a:gdLst/>
                            <a:ahLst/>
                            <a:cxnLst/>
                            <a:rect l="0" t="0" r="0" b="0"/>
                            <a:pathLst>
                              <a:path w="5607600" h="9525">
                                <a:moveTo>
                                  <a:pt x="0" y="0"/>
                                </a:moveTo>
                                <a:lnTo>
                                  <a:pt x="5607600" y="0"/>
                                </a:lnTo>
                                <a:lnTo>
                                  <a:pt x="5607600" y="9525"/>
                                </a:lnTo>
                                <a:lnTo>
                                  <a:pt x="0" y="9525"/>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g:wgp>
                  </a:graphicData>
                </a:graphic>
              </wp:inline>
            </w:drawing>
          </mc:Choice>
          <mc:Fallback>
            <w:pict>
              <v:group id="Group 26639" style="width:441.55pt;height:.75pt;mso-position-horizontal-relative:char;mso-position-vertical-relative:line" coordsize="56076,95" o:spid="_x0000_s1026" w14:anchorId="399123B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">
                <v:shape id="Shape 28696" style="position:absolute;width:56076;height:95;visibility:visible;mso-wrap-style:square;v-text-anchor:top" coordsize="5607600,9525" o:spid="_x0000_s1027" fillcolor="#ccc" stroked="f" strokeweight="0" path="m,l5607600,r,9525l,9525,,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">
                  <v:stroke miterlimit="83231f" joinstyle="miter"/>
                  <v:path textboxrect="0,0,5607600,9525" arrowok="t"/>
                </v:shape>
                <w10:anchorlock/>
              </v:group>
            </w:pict>
          </mc:Fallback>
        </mc:AlternateContent>
      </w:r>
    </w:p>
    <w:p w:rsidRPr="00B02140" w:rsidR="0091218A" w:rsidRDefault="00C6244C" w14:paraId="7A3F5740" w14:textId="77777777">
      <w:pPr>
        <w:pStyle w:val="Heading1"/>
        <w:numPr>
          <w:ilvl w:val="0"/>
          <w:numId w:val="0"/>
        </w:numPr>
        <w:ind w:left="-5"/>
        <w:rPr>
          <w:b w:val="0"/>
          <w:bCs/>
          <w:rPrChange w:author="Jericho O'Connell" w:date="2026-05-10T18:19:00Z" w16du:dateUtc="2026-05-11T01:19:00Z" w:id="456">
            <w:rPr/>
          </w:rPrChange>
        </w:rPr>
      </w:pPr>
      <w:r w:rsidRPr="00B02140">
        <w:rPr>
          <w:b w:val="0"/>
          <w:bCs/>
          <w:rPrChange w:author="Jericho O'Connell" w:date="2026-05-10T18:19:00Z" w16du:dateUtc="2026-05-11T01:19:00Z" w:id="457">
            <w:rPr/>
          </w:rPrChange>
        </w:rPr>
        <w:t>Acknowledgements</w:t>
      </w:r>
    </w:p>
    <w:p w:rsidRPr="00B02140" w:rsidR="0091218A" w:rsidRDefault="00C6244C" w14:paraId="6B03330D" w14:textId="77777777">
      <w:pPr>
        <w:spacing w:after="302" w:line="259" w:lineRule="auto"/>
        <w:ind w:left="0" w:firstLine="0"/>
        <w:jc w:val="left"/>
        <w:rPr>
          <w:bCs/>
        </w:rPr>
      </w:pPr>
      <w:r w:rsidRPr="00B02140">
        <w:rPr>
          <w:rFonts w:ascii="Calibri" w:hAnsi="Calibri" w:eastAsia="Calibri" w:cs="Calibri"/>
          <w:bCs/>
          <w:noProof/>
          <w:color w:val="000000"/>
        </w:rPr>
        <mc:AlternateContent>
          <mc:Choice Requires="wpg">
            <w:drawing>
              <wp:inline distT="0" distB="0" distL="0" distR="0" wp14:anchorId="04C5EEA4" wp14:editId="3860C8E5">
                <wp:extent cx="5607600" cy="9525"/>
                <wp:effectExtent l="0" t="0" r="0" b="0"/>
                <wp:docPr id="26640" name="Group 26640">
                  <a:extLst xmlns:a="http://schemas.openxmlformats.org/drawingml/2006/main">
                    <a:ext uri="{FF2B5EF4-FFF2-40B4-BE49-F238E27FC236}">
                      <a16:creationId xmlns:a16="http://schemas.microsoft.com/office/drawing/2014/main" id="{21BDDDCF-3D7F-4A3E-8FD5-5DF730FAF504}"/>
                    </a:ext>
                  </a:extLst>
                </wp:docPr>
                <wp:cNvGraphicFramePr/>
                <a:graphic xmlns:a="http://schemas.openxmlformats.org/drawingml/2006/main">
                  <a:graphicData uri="http://schemas.microsoft.com/office/word/2010/wordprocessingGroup">
                    <wpg:wgp>
                      <wpg:cNvGrpSpPr/>
                      <wpg:grpSpPr>
                        <a:xfrm>
                          <a:off x="0" y="0"/>
                          <a:ext cx="5607600" cy="9525"/>
                          <a:chOff x="0" y="0"/>
                          <a:chExt cx="5607600" cy="9525"/>
                        </a:xfrm>
                      </wpg:grpSpPr>
                      <wps:wsp>
                        <wps:cNvPr id="28698" name="Shape 28698"/>
                        <wps:cNvSpPr/>
                        <wps:spPr>
                          <a:xfrm>
                            <a:off x="0" y="0"/>
                            <a:ext cx="5607600" cy="9525"/>
                          </a:xfrm>
                          <a:custGeom>
                            <a:avLst/>
                            <a:gdLst/>
                            <a:ahLst/>
                            <a:cxnLst/>
                            <a:rect l="0" t="0" r="0" b="0"/>
                            <a:pathLst>
                              <a:path w="5607600" h="9525">
                                <a:moveTo>
                                  <a:pt x="0" y="0"/>
                                </a:moveTo>
                                <a:lnTo>
                                  <a:pt x="5607600" y="0"/>
                                </a:lnTo>
                                <a:lnTo>
                                  <a:pt x="5607600" y="9525"/>
                                </a:lnTo>
                                <a:lnTo>
                                  <a:pt x="0" y="9525"/>
                                </a:lnTo>
                                <a:lnTo>
                                  <a:pt x="0" y="0"/>
                                </a:lnTo>
                              </a:path>
                            </a:pathLst>
                          </a:custGeom>
                          <a:ln w="0" cap="flat">
                            <a:miter lim="127000"/>
                          </a:ln>
                        </wps:spPr>
                        <wps:style>
                          <a:lnRef idx="0">
                            <a:srgbClr val="000000">
                              <a:alpha val="0"/>
                            </a:srgbClr>
                          </a:lnRef>
                          <a:fillRef idx="1">
                            <a:srgbClr val="AAAAAA"/>
                          </a:fillRef>
                          <a:effectRef idx="0">
                            <a:scrgbClr r="0" g="0" b="0"/>
                          </a:effectRef>
                          <a:fontRef idx="none"/>
                        </wps:style>
                        <wps:bodyPr/>
                      </wps:wsp>
                    </wpg:wgp>
                  </a:graphicData>
                </a:graphic>
              </wp:inline>
            </w:drawing>
          </mc:Choice>
          <mc:Fallback>
            <w:pict>
              <v:group id="Group 26640" style="width:441.55pt;height:.75pt;mso-position-horizontal-relative:char;mso-position-vertical-relative:line" coordsize="56076,95" o:spid="_x0000_s1026" w14:anchorId="1F97806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">
                <v:shape id="Shape 28698" style="position:absolute;width:56076;height:95;visibility:visible;mso-wrap-style:square;v-text-anchor:top" coordsize="5607600,9525" o:spid="_x0000_s1027" fillcolor="#aaa" stroked="f" strokeweight="0" path="m,l5607600,r,9525l,9525,,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">
                  <v:stroke miterlimit="83231f" joinstyle="miter"/>
                  <v:path textboxrect="0,0,5607600,9525" arrowok="t"/>
                </v:shape>
                <w10:anchorlock/>
              </v:group>
            </w:pict>
          </mc:Fallback>
        </mc:AlternateContent>
      </w:r>
    </w:p>
    <w:p w:rsidRPr="00B02140" w:rsidR="0091218A" w:rsidRDefault="00C6244C" w14:paraId="74CA5CDA" w14:textId="77777777">
      <w:pPr>
        <w:spacing w:after="0"/>
        <w:ind w:left="-5" w:right="12"/>
        <w:rPr>
          <w:bCs/>
        </w:rPr>
      </w:pPr>
      <w:r w:rsidRPr="00B02140">
        <w:rPr>
          <w:bCs/>
        </w:rPr>
        <w:t>[INSERT: Funding sources, field assistance, GEE and BC Data Catalogue data access, Indigenous territory acknowledgements, co-author contributions]</w:t>
      </w:r>
    </w:p>
    <w:p w:rsidRPr="00B02140" w:rsidR="0091218A" w:rsidRDefault="00C6244C" w14:paraId="1258FD07" w14:textId="77777777">
      <w:pPr>
        <w:spacing w:after="471" w:line="259" w:lineRule="auto"/>
        <w:ind w:left="0" w:firstLine="0"/>
        <w:jc w:val="left"/>
        <w:rPr>
          <w:bCs/>
        </w:rPr>
      </w:pPr>
      <w:r w:rsidRPr="00B02140">
        <w:rPr>
          <w:rFonts w:ascii="Calibri" w:hAnsi="Calibri" w:eastAsia="Calibri" w:cs="Calibri"/>
          <w:bCs/>
          <w:noProof/>
          <w:color w:val="000000"/>
        </w:rPr>
        <mc:AlternateContent>
          <mc:Choice Requires="wpg">
            <w:drawing>
              <wp:inline distT="0" distB="0" distL="0" distR="0" wp14:anchorId="7407BF52" wp14:editId="6843AD97">
                <wp:extent cx="5607600" cy="9525"/>
                <wp:effectExtent l="0" t="0" r="0" b="0"/>
                <wp:docPr id="26641" name="Group 26641">
                  <a:extLst xmlns:a="http://schemas.openxmlformats.org/drawingml/2006/main">
                    <a:ext uri="{FF2B5EF4-FFF2-40B4-BE49-F238E27FC236}">
                      <a16:creationId xmlns:a16="http://schemas.microsoft.com/office/drawing/2014/main" id="{67B2B0F0-B8C7-4EC9-AB59-5C0DB6D0F9ED}"/>
                    </a:ext>
                  </a:extLst>
                </wp:docPr>
                <wp:cNvGraphicFramePr/>
                <a:graphic xmlns:a="http://schemas.openxmlformats.org/drawingml/2006/main">
                  <a:graphicData uri="http://schemas.microsoft.com/office/word/2010/wordprocessingGroup">
                    <wpg:wgp>
                      <wpg:cNvGrpSpPr/>
                      <wpg:grpSpPr>
                        <a:xfrm>
                          <a:off x="0" y="0"/>
                          <a:ext cx="5607600" cy="9525"/>
                          <a:chOff x="0" y="0"/>
                          <a:chExt cx="5607600" cy="9525"/>
                        </a:xfrm>
                      </wpg:grpSpPr>
                      <wps:wsp>
                        <wps:cNvPr id="28700" name="Shape 28700"/>
                        <wps:cNvSpPr/>
                        <wps:spPr>
                          <a:xfrm>
                            <a:off x="0" y="0"/>
                            <a:ext cx="5607600" cy="9525"/>
                          </a:xfrm>
                          <a:custGeom>
                            <a:avLst/>
                            <a:gdLst/>
                            <a:ahLst/>
                            <a:cxnLst/>
                            <a:rect l="0" t="0" r="0" b="0"/>
                            <a:pathLst>
                              <a:path w="5607600" h="9525">
                                <a:moveTo>
                                  <a:pt x="0" y="0"/>
                                </a:moveTo>
                                <a:lnTo>
                                  <a:pt x="5607600" y="0"/>
                                </a:lnTo>
                                <a:lnTo>
                                  <a:pt x="5607600" y="9525"/>
                                </a:lnTo>
                                <a:lnTo>
                                  <a:pt x="0" y="9525"/>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g:wgp>
                  </a:graphicData>
                </a:graphic>
              </wp:inline>
            </w:drawing>
          </mc:Choice>
          <mc:Fallback>
            <w:pict>
              <v:group id="Group 26641" style="width:441.55pt;height:.75pt;mso-position-horizontal-relative:char;mso-position-vertical-relative:line" coordsize="56076,95" o:spid="_x0000_s1026" w14:anchorId="5F25CF9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">
                <v:shape id="Shape 28700" style="position:absolute;width:56076;height:95;visibility:visible;mso-wrap-style:square;v-text-anchor:top" coordsize="5607600,9525" o:spid="_x0000_s1027" fillcolor="#ccc" stroked="f" strokeweight="0" path="m,l5607600,r,9525l,9525,,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">
                  <v:stroke miterlimit="83231f" joinstyle="miter"/>
                  <v:path textboxrect="0,0,5607600,9525" arrowok="t"/>
                </v:shape>
                <w10:anchorlock/>
              </v:group>
            </w:pict>
          </mc:Fallback>
        </mc:AlternateContent>
      </w:r>
    </w:p>
    <w:p w:rsidRPr="00B02140" w:rsidR="0091218A" w:rsidRDefault="00C6244C" w14:paraId="7AEFA352" w14:textId="77777777">
      <w:pPr>
        <w:pStyle w:val="Heading1"/>
        <w:numPr>
          <w:ilvl w:val="0"/>
          <w:numId w:val="0"/>
        </w:numPr>
        <w:ind w:left="-5"/>
        <w:rPr>
          <w:b w:val="0"/>
          <w:bCs/>
          <w:rPrChange w:author="Jericho O'Connell" w:date="2026-05-10T18:19:00Z" w16du:dateUtc="2026-05-11T01:19:00Z" w:id="458">
            <w:rPr/>
          </w:rPrChange>
        </w:rPr>
      </w:pPr>
      <w:r w:rsidRPr="00B02140">
        <w:rPr>
          <w:b w:val="0"/>
          <w:bCs/>
          <w:rPrChange w:author="Jericho O'Connell" w:date="2026-05-10T18:19:00Z" w16du:dateUtc="2026-05-11T01:19:00Z" w:id="459">
            <w:rPr/>
          </w:rPrChange>
        </w:rPr>
        <w:t>Data Availability</w:t>
      </w:r>
    </w:p>
    <w:p w:rsidRPr="00B02140" w:rsidR="0091218A" w:rsidRDefault="00C6244C" w14:paraId="56598051" w14:textId="77777777">
      <w:pPr>
        <w:spacing w:after="302" w:line="259" w:lineRule="auto"/>
        <w:ind w:left="0" w:firstLine="0"/>
        <w:jc w:val="left"/>
        <w:rPr>
          <w:bCs/>
        </w:rPr>
      </w:pPr>
      <w:r w:rsidRPr="00B02140">
        <w:rPr>
          <w:rFonts w:ascii="Calibri" w:hAnsi="Calibri" w:eastAsia="Calibri" w:cs="Calibri"/>
          <w:bCs/>
          <w:noProof/>
          <w:color w:val="000000"/>
        </w:rPr>
        <mc:AlternateContent>
          <mc:Choice Requires="wpg">
            <w:drawing>
              <wp:inline distT="0" distB="0" distL="0" distR="0" wp14:anchorId="07675CFD" wp14:editId="2367154D">
                <wp:extent cx="5607600" cy="9525"/>
                <wp:effectExtent l="0" t="0" r="0" b="0"/>
                <wp:docPr id="26642" name="Group 26642">
                  <a:extLst xmlns:a="http://schemas.openxmlformats.org/drawingml/2006/main">
                    <a:ext uri="{FF2B5EF4-FFF2-40B4-BE49-F238E27FC236}">
                      <a16:creationId xmlns:a16="http://schemas.microsoft.com/office/drawing/2014/main" id="{B8AE88AF-5D96-4CF9-BCBD-DFDFD54FBB53}"/>
                    </a:ext>
                  </a:extLst>
                </wp:docPr>
                <wp:cNvGraphicFramePr/>
                <a:graphic xmlns:a="http://schemas.openxmlformats.org/drawingml/2006/main">
                  <a:graphicData uri="http://schemas.microsoft.com/office/word/2010/wordprocessingGroup">
                    <wpg:wgp>
                      <wpg:cNvGrpSpPr/>
                      <wpg:grpSpPr>
                        <a:xfrm>
                          <a:off x="0" y="0"/>
                          <a:ext cx="5607600" cy="9525"/>
                          <a:chOff x="0" y="0"/>
                          <a:chExt cx="5607600" cy="9525"/>
                        </a:xfrm>
                      </wpg:grpSpPr>
                      <wps:wsp>
                        <wps:cNvPr id="28702" name="Shape 28702"/>
                        <wps:cNvSpPr/>
                        <wps:spPr>
                          <a:xfrm>
                            <a:off x="0" y="0"/>
                            <a:ext cx="5607600" cy="9525"/>
                          </a:xfrm>
                          <a:custGeom>
                            <a:avLst/>
                            <a:gdLst/>
                            <a:ahLst/>
                            <a:cxnLst/>
                            <a:rect l="0" t="0" r="0" b="0"/>
                            <a:pathLst>
                              <a:path w="5607600" h="9525">
                                <a:moveTo>
                                  <a:pt x="0" y="0"/>
                                </a:moveTo>
                                <a:lnTo>
                                  <a:pt x="5607600" y="0"/>
                                </a:lnTo>
                                <a:lnTo>
                                  <a:pt x="5607600" y="9525"/>
                                </a:lnTo>
                                <a:lnTo>
                                  <a:pt x="0" y="9525"/>
                                </a:lnTo>
                                <a:lnTo>
                                  <a:pt x="0" y="0"/>
                                </a:lnTo>
                              </a:path>
                            </a:pathLst>
                          </a:custGeom>
                          <a:ln w="0" cap="flat">
                            <a:miter lim="127000"/>
                          </a:ln>
                        </wps:spPr>
                        <wps:style>
                          <a:lnRef idx="0">
                            <a:srgbClr val="000000">
                              <a:alpha val="0"/>
                            </a:srgbClr>
                          </a:lnRef>
                          <a:fillRef idx="1">
                            <a:srgbClr val="AAAAAA"/>
                          </a:fillRef>
                          <a:effectRef idx="0">
                            <a:scrgbClr r="0" g="0" b="0"/>
                          </a:effectRef>
                          <a:fontRef idx="none"/>
                        </wps:style>
                        <wps:bodyPr/>
                      </wps:wsp>
                    </wpg:wgp>
                  </a:graphicData>
                </a:graphic>
              </wp:inline>
            </w:drawing>
          </mc:Choice>
          <mc:Fallback>
            <w:pict>
              <v:group id="Group 26642" style="width:441.55pt;height:.75pt;mso-position-horizontal-relative:char;mso-position-vertical-relative:line" coordsize="56076,95" o:spid="_x0000_s1026" w14:anchorId="6AB5F23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">
                <v:shape id="Shape 28702" style="position:absolute;width:56076;height:95;visibility:visible;mso-wrap-style:square;v-text-anchor:top" coordsize="5607600,9525" o:spid="_x0000_s1027" fillcolor="#aaa" stroked="f" strokeweight="0" path="m,l5607600,r,9525l,9525,,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">
                  <v:stroke miterlimit="83231f" joinstyle="miter"/>
                  <v:path textboxrect="0,0,5607600,9525" arrowok="t"/>
                </v:shape>
                <w10:anchorlock/>
              </v:group>
            </w:pict>
          </mc:Fallback>
        </mc:AlternateContent>
      </w:r>
    </w:p>
    <w:p w:rsidRPr="00B02140" w:rsidR="0091218A" w:rsidRDefault="00C6244C" w14:paraId="429C8342" w14:textId="77777777">
      <w:pPr>
        <w:spacing w:after="0"/>
        <w:ind w:left="-5" w:right="12"/>
        <w:rPr>
          <w:bCs/>
        </w:rPr>
      </w:pPr>
      <w:r w:rsidRPr="00B02140">
        <w:rPr>
          <w:bCs/>
        </w:rPr>
        <w:t xml:space="preserve">The interactive web map is available at </w:t>
      </w:r>
      <w:hyperlink r:id="rId11">
        <w:r w:rsidRPr="00B02140">
          <w:rPr>
            <w:bCs/>
            <w:color w:val="1A4A8A"/>
            <w:u w:val="single" w:color="1A4A8A"/>
          </w:rPr>
          <w:t>jerichooconnell.github.io/yew_project</w:t>
        </w:r>
      </w:hyperlink>
      <w:hyperlink r:id="rId12">
        <w:r w:rsidRPr="00B02140">
          <w:rPr>
            <w:bCs/>
          </w:rPr>
          <w:t>.</w:t>
        </w:r>
      </w:hyperlink>
      <w:r w:rsidRPr="00B02140">
        <w:rPr>
          <w:bCs/>
        </w:rPr>
        <w:t xml:space="preserve"> Source code, model weights, and analysis scripts are hosted on GitHub. Satellite embeddings were accessed via Google Earth Engine; the VRI 2024 dataset was obtained from the BC Data Catalogue.</w:t>
      </w:r>
    </w:p>
    <w:p w:rsidRPr="00B02140" w:rsidR="0091218A" w:rsidRDefault="00C6244C" w14:paraId="09646108" w14:textId="77777777">
      <w:pPr>
        <w:spacing w:after="471" w:line="259" w:lineRule="auto"/>
        <w:ind w:left="0" w:firstLine="0"/>
        <w:jc w:val="left"/>
        <w:rPr>
          <w:bCs/>
        </w:rPr>
      </w:pPr>
      <w:r w:rsidRPr="00B02140">
        <w:rPr>
          <w:rFonts w:ascii="Calibri" w:hAnsi="Calibri" w:eastAsia="Calibri" w:cs="Calibri"/>
          <w:bCs/>
          <w:noProof/>
          <w:color w:val="000000"/>
        </w:rPr>
        <mc:AlternateContent>
          <mc:Choice Requires="wpg">
            <w:drawing>
              <wp:inline distT="0" distB="0" distL="0" distR="0" wp14:anchorId="44A8F813" wp14:editId="2141C739">
                <wp:extent cx="5607600" cy="9525"/>
                <wp:effectExtent l="0" t="0" r="0" b="0"/>
                <wp:docPr id="26643" name="Group 26643">
                  <a:extLst xmlns:a="http://schemas.openxmlformats.org/drawingml/2006/main">
                    <a:ext uri="{FF2B5EF4-FFF2-40B4-BE49-F238E27FC236}">
                      <a16:creationId xmlns:a16="http://schemas.microsoft.com/office/drawing/2014/main" id="{B075C345-D2CC-4FEA-8CE1-275BF27359E8}"/>
                    </a:ext>
                  </a:extLst>
                </wp:docPr>
                <wp:cNvGraphicFramePr/>
                <a:graphic xmlns:a="http://schemas.openxmlformats.org/drawingml/2006/main">
                  <a:graphicData uri="http://schemas.microsoft.com/office/word/2010/wordprocessingGroup">
                    <wpg:wgp>
                      <wpg:cNvGrpSpPr/>
                      <wpg:grpSpPr>
                        <a:xfrm>
                          <a:off x="0" y="0"/>
                          <a:ext cx="5607600" cy="9525"/>
                          <a:chOff x="0" y="0"/>
                          <a:chExt cx="5607600" cy="9525"/>
                        </a:xfrm>
                      </wpg:grpSpPr>
                      <wps:wsp>
                        <wps:cNvPr id="28704" name="Shape 28704"/>
                        <wps:cNvSpPr/>
                        <wps:spPr>
                          <a:xfrm>
                            <a:off x="0" y="0"/>
                            <a:ext cx="5607600" cy="9525"/>
                          </a:xfrm>
                          <a:custGeom>
                            <a:avLst/>
                            <a:gdLst/>
                            <a:ahLst/>
                            <a:cxnLst/>
                            <a:rect l="0" t="0" r="0" b="0"/>
                            <a:pathLst>
                              <a:path w="5607600" h="9525">
                                <a:moveTo>
                                  <a:pt x="0" y="0"/>
                                </a:moveTo>
                                <a:lnTo>
                                  <a:pt x="5607600" y="0"/>
                                </a:lnTo>
                                <a:lnTo>
                                  <a:pt x="5607600" y="9525"/>
                                </a:lnTo>
                                <a:lnTo>
                                  <a:pt x="0" y="9525"/>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g:wgp>
                  </a:graphicData>
                </a:graphic>
              </wp:inline>
            </w:drawing>
          </mc:Choice>
          <mc:Fallback>
            <w:pict>
              <v:group id="Group 26643" style="width:441.55pt;height:.75pt;mso-position-horizontal-relative:char;mso-position-vertical-relative:line" coordsize="56076,95" o:spid="_x0000_s1026" w14:anchorId="532C37B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">
                <v:shape id="Shape 28704" style="position:absolute;width:56076;height:95;visibility:visible;mso-wrap-style:square;v-text-anchor:top" coordsize="5607600,9525" o:spid="_x0000_s1027" fillcolor="#ccc" stroked="f" strokeweight="0" path="m,l5607600,r,9525l,9525,,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">
                  <v:stroke miterlimit="83231f" joinstyle="miter"/>
                  <v:path textboxrect="0,0,5607600,9525" arrowok="t"/>
                </v:shape>
                <w10:anchorlock/>
              </v:group>
            </w:pict>
          </mc:Fallback>
        </mc:AlternateContent>
      </w:r>
    </w:p>
    <w:p w:rsidRPr="00B02140" w:rsidR="0091218A" w:rsidRDefault="00C6244C" w14:paraId="6AEB3284" w14:textId="77777777">
      <w:pPr>
        <w:pStyle w:val="Heading1"/>
        <w:numPr>
          <w:ilvl w:val="0"/>
          <w:numId w:val="0"/>
        </w:numPr>
        <w:ind w:left="-5"/>
        <w:rPr>
          <w:b w:val="0"/>
          <w:bCs/>
          <w:rPrChange w:author="Jericho O'Connell" w:date="2026-05-10T18:19:00Z" w16du:dateUtc="2026-05-11T01:19:00Z" w:id="460">
            <w:rPr/>
          </w:rPrChange>
        </w:rPr>
      </w:pPr>
      <w:r w:rsidRPr="00B02140">
        <w:rPr>
          <w:b w:val="0"/>
          <w:bCs/>
          <w:rPrChange w:author="Jericho O'Connell" w:date="2026-05-10T18:19:00Z" w16du:dateUtc="2026-05-11T01:19:00Z" w:id="461">
            <w:rPr/>
          </w:rPrChange>
        </w:rPr>
        <w:t>References</w:t>
      </w:r>
    </w:p>
    <w:p w:rsidRPr="00B02140" w:rsidR="0091218A" w:rsidRDefault="00C6244C" w14:paraId="5BFDDE26" w14:textId="77777777">
      <w:pPr>
        <w:spacing w:after="302" w:line="259" w:lineRule="auto"/>
        <w:ind w:left="0" w:firstLine="0"/>
        <w:jc w:val="left"/>
        <w:rPr>
          <w:bCs/>
        </w:rPr>
      </w:pPr>
      <w:r w:rsidRPr="00B02140">
        <w:rPr>
          <w:rFonts w:ascii="Calibri" w:hAnsi="Calibri" w:eastAsia="Calibri" w:cs="Calibri"/>
          <w:bCs/>
          <w:noProof/>
          <w:color w:val="000000"/>
        </w:rPr>
        <mc:AlternateContent>
          <mc:Choice Requires="wpg">
            <w:drawing>
              <wp:inline distT="0" distB="0" distL="0" distR="0" wp14:anchorId="738492C5" wp14:editId="3FFF9131">
                <wp:extent cx="5607600" cy="9525"/>
                <wp:effectExtent l="0" t="0" r="0" b="0"/>
                <wp:docPr id="26644" name="Group 26644">
                  <a:extLst xmlns:a="http://schemas.openxmlformats.org/drawingml/2006/main">
                    <a:ext uri="{FF2B5EF4-FFF2-40B4-BE49-F238E27FC236}">
                      <a16:creationId xmlns:a16="http://schemas.microsoft.com/office/drawing/2014/main" id="{F5A8709A-634B-4572-A12D-538B1F2BB186}"/>
                    </a:ext>
                  </a:extLst>
                </wp:docPr>
                <wp:cNvGraphicFramePr/>
                <a:graphic xmlns:a="http://schemas.openxmlformats.org/drawingml/2006/main">
                  <a:graphicData uri="http://schemas.microsoft.com/office/word/2010/wordprocessingGroup">
                    <wpg:wgp>
                      <wpg:cNvGrpSpPr/>
                      <wpg:grpSpPr>
                        <a:xfrm>
                          <a:off x="0" y="0"/>
                          <a:ext cx="5607600" cy="9525"/>
                          <a:chOff x="0" y="0"/>
                          <a:chExt cx="5607600" cy="9525"/>
                        </a:xfrm>
                      </wpg:grpSpPr>
                      <wps:wsp>
                        <wps:cNvPr id="28706" name="Shape 28706"/>
                        <wps:cNvSpPr/>
                        <wps:spPr>
                          <a:xfrm>
                            <a:off x="0" y="0"/>
                            <a:ext cx="5607600" cy="9525"/>
                          </a:xfrm>
                          <a:custGeom>
                            <a:avLst/>
                            <a:gdLst/>
                            <a:ahLst/>
                            <a:cxnLst/>
                            <a:rect l="0" t="0" r="0" b="0"/>
                            <a:pathLst>
                              <a:path w="5607600" h="9525">
                                <a:moveTo>
                                  <a:pt x="0" y="0"/>
                                </a:moveTo>
                                <a:lnTo>
                                  <a:pt x="5607600" y="0"/>
                                </a:lnTo>
                                <a:lnTo>
                                  <a:pt x="5607600" y="9525"/>
                                </a:lnTo>
                                <a:lnTo>
                                  <a:pt x="0" y="9525"/>
                                </a:lnTo>
                                <a:lnTo>
                                  <a:pt x="0" y="0"/>
                                </a:lnTo>
                              </a:path>
                            </a:pathLst>
                          </a:custGeom>
                          <a:ln w="0" cap="flat">
                            <a:miter lim="127000"/>
                          </a:ln>
                        </wps:spPr>
                        <wps:style>
                          <a:lnRef idx="0">
                            <a:srgbClr val="000000">
                              <a:alpha val="0"/>
                            </a:srgbClr>
                          </a:lnRef>
                          <a:fillRef idx="1">
                            <a:srgbClr val="AAAAAA"/>
                          </a:fillRef>
                          <a:effectRef idx="0">
                            <a:scrgbClr r="0" g="0" b="0"/>
                          </a:effectRef>
                          <a:fontRef idx="none"/>
                        </wps:style>
                        <wps:bodyPr/>
                      </wps:wsp>
                    </wpg:wgp>
                  </a:graphicData>
                </a:graphic>
              </wp:inline>
            </w:drawing>
          </mc:Choice>
          <mc:Fallback>
            <w:pict>
              <v:group id="Group 26644" style="width:441.55pt;height:.75pt;mso-position-horizontal-relative:char;mso-position-vertical-relative:line" coordsize="56076,95" o:spid="_x0000_s1026" w14:anchorId="74F067E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">
                <v:shape id="Shape 28706" style="position:absolute;width:56076;height:95;visibility:visible;mso-wrap-style:square;v-text-anchor:top" coordsize="5607600,9525" o:spid="_x0000_s1027" fillcolor="#aaa" stroked="f" strokeweight="0" path="m,l5607600,r,9525l,9525,,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">
                  <v:stroke miterlimit="83231f" joinstyle="miter"/>
                  <v:path textboxrect="0,0,5607600,9525" arrowok="t"/>
                </v:shape>
                <w10:anchorlock/>
              </v:group>
            </w:pict>
          </mc:Fallback>
        </mc:AlternateContent>
      </w:r>
    </w:p>
    <w:p w:rsidRPr="00B02140" w:rsidR="0091218A" w:rsidRDefault="00C6244C" w14:paraId="35403CBC" w14:textId="77777777">
      <w:pPr>
        <w:numPr>
          <w:ilvl w:val="0"/>
          <w:numId w:val="7"/>
        </w:numPr>
        <w:spacing w:after="44" w:line="311" w:lineRule="auto"/>
        <w:ind w:right="12" w:hanging="132"/>
        <w:rPr>
          <w:bCs/>
        </w:rPr>
      </w:pPr>
      <w:r w:rsidRPr="00B02140">
        <w:rPr>
          <w:bCs/>
        </w:rPr>
        <w:t xml:space="preserve">Arsenault, A., &amp; Bradfield, G.E. (1995). Structural–compositional variation in three age-classes of temperate rainforests in southern coastal British Columbia. </w:t>
      </w:r>
      <w:r w:rsidRPr="00B02140">
        <w:rPr>
          <w:bCs/>
          <w:i/>
        </w:rPr>
        <w:t xml:space="preserve">Canadian Journal of Botany </w:t>
      </w:r>
      <w:r w:rsidRPr="00B02140">
        <w:rPr>
          <w:bCs/>
        </w:rPr>
        <w:t>73(1): 54–64.</w:t>
      </w:r>
    </w:p>
    <w:p w:rsidRPr="00B02140" w:rsidR="0091218A" w:rsidRDefault="00C6244C" w14:paraId="7C66C578" w14:textId="77777777">
      <w:pPr>
        <w:numPr>
          <w:ilvl w:val="0"/>
          <w:numId w:val="7"/>
        </w:numPr>
        <w:spacing w:after="36"/>
        <w:ind w:right="12" w:hanging="132"/>
        <w:rPr>
          <w:bCs/>
        </w:rPr>
      </w:pPr>
      <w:r w:rsidRPr="00B02140">
        <w:rPr>
          <w:bCs/>
        </w:rPr>
        <w:t xml:space="preserve">Bergeron, Y., &amp; Fenton, N.J. (2012). Boreal forests of eastern Canada revisited: Old growth, nonfire disturbances, forest succession, and biodiversity. </w:t>
      </w:r>
      <w:r w:rsidRPr="00B02140">
        <w:rPr>
          <w:bCs/>
          <w:i/>
        </w:rPr>
        <w:t>Botany</w:t>
      </w:r>
      <w:r w:rsidRPr="00B02140">
        <w:rPr>
          <w:bCs/>
        </w:rPr>
        <w:t xml:space="preserve"> 90(6): 509–523.</w:t>
      </w:r>
    </w:p>
    <w:p w:rsidRPr="00B02140" w:rsidR="0091218A" w:rsidRDefault="00C6244C" w14:paraId="0DB2903F" w14:textId="77777777">
      <w:pPr>
        <w:numPr>
          <w:ilvl w:val="0"/>
          <w:numId w:val="7"/>
        </w:numPr>
        <w:spacing w:after="55" w:line="259" w:lineRule="auto"/>
        <w:ind w:right="12" w:hanging="132"/>
        <w:rPr>
          <w:bCs/>
        </w:rPr>
      </w:pPr>
      <w:r w:rsidRPr="00B02140">
        <w:rPr>
          <w:bCs/>
        </w:rPr>
        <w:t xml:space="preserve">Bolsinger, C.L., &amp; Jaramillo, A.E. (1990). </w:t>
      </w:r>
      <w:r w:rsidRPr="00B02140">
        <w:rPr>
          <w:bCs/>
          <w:i/>
        </w:rPr>
        <w:t>Taxus brevifolia</w:t>
      </w:r>
      <w:r w:rsidRPr="00B02140">
        <w:rPr>
          <w:bCs/>
        </w:rPr>
        <w:t xml:space="preserve"> Nutt. Pacific yew. In: Burns, R.M. &amp;</w:t>
      </w:r>
    </w:p>
    <w:p w:rsidRPr="00B02140" w:rsidR="0091218A" w:rsidRDefault="00C6244C" w14:paraId="165479E9" w14:textId="77777777">
      <w:pPr>
        <w:spacing w:after="36"/>
        <w:ind w:left="340" w:right="12"/>
        <w:rPr>
          <w:bCs/>
        </w:rPr>
      </w:pPr>
      <w:r w:rsidRPr="00B02140">
        <w:rPr>
          <w:bCs/>
        </w:rPr>
        <w:t xml:space="preserve">Honkala, B.H. (eds.) </w:t>
      </w:r>
      <w:r w:rsidRPr="00B02140">
        <w:rPr>
          <w:bCs/>
          <w:i/>
        </w:rPr>
        <w:t>Silvics of North America, Vol. 1: Conifers.</w:t>
      </w:r>
      <w:r w:rsidRPr="00B02140">
        <w:rPr>
          <w:bCs/>
        </w:rPr>
        <w:t xml:space="preserve"> USDA Forest Service Agriculture Handbook 654, pp. 573–579.</w:t>
      </w:r>
    </w:p>
    <w:p w:rsidRPr="00B02140" w:rsidR="0091218A" w:rsidRDefault="00C6244C" w14:paraId="41D59BE3" w14:textId="77777777">
      <w:pPr>
        <w:numPr>
          <w:ilvl w:val="0"/>
          <w:numId w:val="7"/>
        </w:numPr>
        <w:spacing w:after="35"/>
        <w:ind w:right="12" w:hanging="132"/>
        <w:rPr>
          <w:bCs/>
        </w:rPr>
      </w:pPr>
      <w:r w:rsidRPr="00B02140">
        <w:rPr>
          <w:bCs/>
        </w:rPr>
        <w:t>Busing, R.T., Halpern, C.B., &amp; Spies, T.A. (1995). Ecology of Pacific yew (</w:t>
      </w:r>
      <w:r w:rsidRPr="00B02140">
        <w:rPr>
          <w:bCs/>
          <w:i/>
        </w:rPr>
        <w:t>Taxus brevifolia</w:t>
      </w:r>
      <w:r w:rsidRPr="00B02140">
        <w:rPr>
          <w:bCs/>
        </w:rPr>
        <w:t xml:space="preserve">) in western Oregon and Washington. </w:t>
      </w:r>
      <w:r w:rsidRPr="00B02140">
        <w:rPr>
          <w:bCs/>
          <w:i/>
        </w:rPr>
        <w:t>Conservation Biology</w:t>
      </w:r>
      <w:r w:rsidRPr="00B02140">
        <w:rPr>
          <w:bCs/>
        </w:rPr>
        <w:t xml:space="preserve"> 9(5): 1199–1207.</w:t>
      </w:r>
    </w:p>
    <w:p w:rsidRPr="00B02140" w:rsidR="0091218A" w:rsidRDefault="00C6244C" w14:paraId="3ACA2ECE" w14:textId="77777777">
      <w:pPr>
        <w:numPr>
          <w:ilvl w:val="0"/>
          <w:numId w:val="7"/>
        </w:numPr>
        <w:spacing w:after="55" w:line="259" w:lineRule="auto"/>
        <w:ind w:right="12" w:hanging="132"/>
        <w:rPr>
          <w:bCs/>
        </w:rPr>
      </w:pPr>
      <w:r w:rsidRPr="00B02140">
        <w:rPr>
          <w:bCs/>
        </w:rPr>
        <w:t xml:space="preserve">Church, M. (2006). Bed material transport and the morphology of alluvial river channels. </w:t>
      </w:r>
    </w:p>
    <w:p w:rsidRPr="00B02140" w:rsidR="0091218A" w:rsidRDefault="00C6244C" w14:paraId="7972586B" w14:textId="77777777">
      <w:pPr>
        <w:spacing w:after="95" w:line="259" w:lineRule="auto"/>
        <w:ind w:left="340"/>
        <w:jc w:val="left"/>
        <w:rPr>
          <w:bCs/>
        </w:rPr>
      </w:pPr>
      <w:r w:rsidRPr="00B02140">
        <w:rPr>
          <w:bCs/>
          <w:i/>
        </w:rPr>
        <w:t>Annual Review of Earth and Planetary Sciences</w:t>
      </w:r>
      <w:r w:rsidRPr="00B02140">
        <w:rPr>
          <w:bCs/>
        </w:rPr>
        <w:t xml:space="preserve"> 34: 325–354.</w:t>
      </w:r>
    </w:p>
    <w:p w:rsidRPr="00B02140" w:rsidR="0091218A" w:rsidRDefault="00C6244C" w14:paraId="32B6FAEE" w14:textId="77777777">
      <w:pPr>
        <w:numPr>
          <w:ilvl w:val="0"/>
          <w:numId w:val="7"/>
        </w:numPr>
        <w:spacing w:after="36"/>
        <w:ind w:right="12" w:hanging="132"/>
        <w:rPr>
          <w:bCs/>
        </w:rPr>
      </w:pPr>
      <w:r w:rsidRPr="00B02140">
        <w:rPr>
          <w:bCs/>
        </w:rPr>
        <w:t xml:space="preserve">COSEWIC (2024). </w:t>
      </w:r>
      <w:r w:rsidRPr="00B02140">
        <w:rPr>
          <w:bCs/>
          <w:i/>
        </w:rPr>
        <w:t>COSEWIC Assessment and Status Report on Pacific Yew</w:t>
      </w:r>
      <w:r w:rsidRPr="00B02140">
        <w:rPr>
          <w:bCs/>
        </w:rPr>
        <w:t xml:space="preserve"> Taxus brevifolia </w:t>
      </w:r>
      <w:r w:rsidRPr="00B02140">
        <w:rPr>
          <w:bCs/>
          <w:i/>
        </w:rPr>
        <w:t>in Canada.</w:t>
      </w:r>
      <w:r w:rsidRPr="00B02140">
        <w:rPr>
          <w:bCs/>
        </w:rPr>
        <w:t xml:space="preserve"> Committee on the Status of Endangered Wildlife in Canada, Ottawa.</w:t>
      </w:r>
    </w:p>
    <w:p w:rsidRPr="00B02140" w:rsidR="0091218A" w:rsidRDefault="00C6244C" w14:paraId="30C55241" w14:textId="77777777">
      <w:pPr>
        <w:numPr>
          <w:ilvl w:val="0"/>
          <w:numId w:val="7"/>
        </w:numPr>
        <w:spacing w:after="36"/>
        <w:ind w:right="12" w:hanging="132"/>
        <w:rPr>
          <w:bCs/>
        </w:rPr>
      </w:pPr>
      <w:r w:rsidRPr="00B02140">
        <w:rPr>
          <w:bCs/>
        </w:rPr>
        <w:t xml:space="preserve">Council of the Haida Nation (2016). </w:t>
      </w:r>
      <w:r w:rsidRPr="00B02140">
        <w:rPr>
          <w:bCs/>
          <w:i/>
        </w:rPr>
        <w:t>hlgid — Western Yew</w:t>
      </w:r>
      <w:r w:rsidRPr="00B02140">
        <w:rPr>
          <w:bCs/>
        </w:rPr>
        <w:t xml:space="preserve"> Taxus brevifolia </w:t>
      </w:r>
      <w:r w:rsidRPr="00B02140">
        <w:rPr>
          <w:bCs/>
          <w:i/>
        </w:rPr>
        <w:t>Effectiveness Monitoring Report.</w:t>
      </w:r>
      <w:r w:rsidRPr="00B02140">
        <w:rPr>
          <w:bCs/>
        </w:rPr>
        <w:t xml:space="preserve"> Council of the Haida Nation, Haida Gwaii.</w:t>
      </w:r>
    </w:p>
    <w:p w:rsidRPr="00B02140" w:rsidR="0091218A" w:rsidRDefault="00C6244C" w14:paraId="1CF160A1" w14:textId="77777777">
      <w:pPr>
        <w:numPr>
          <w:ilvl w:val="0"/>
          <w:numId w:val="7"/>
        </w:numPr>
        <w:spacing w:after="36"/>
        <w:ind w:right="12" w:hanging="132"/>
        <w:rPr>
          <w:bCs/>
        </w:rPr>
      </w:pPr>
      <w:r w:rsidRPr="00B02140">
        <w:rPr>
          <w:bCs/>
        </w:rPr>
        <w:t xml:space="preserve">de Liocourt, F. (1898). De l'aménagement des sapinières. </w:t>
      </w:r>
      <w:r w:rsidRPr="00B02140">
        <w:rPr>
          <w:bCs/>
          <w:i/>
        </w:rPr>
        <w:t>Bulletin de la Société Forestière de Franche-Comté et Belfort</w:t>
      </w:r>
      <w:r w:rsidRPr="00B02140">
        <w:rPr>
          <w:bCs/>
        </w:rPr>
        <w:t xml:space="preserve"> (July): 396–409.</w:t>
      </w:r>
    </w:p>
    <w:p w:rsidRPr="00B02140" w:rsidR="0091218A" w:rsidRDefault="00C6244C" w14:paraId="7314D23B" w14:textId="77777777">
      <w:pPr>
        <w:numPr>
          <w:ilvl w:val="0"/>
          <w:numId w:val="7"/>
        </w:numPr>
        <w:spacing w:after="44" w:line="311" w:lineRule="auto"/>
        <w:ind w:right="12" w:hanging="132"/>
        <w:rPr>
          <w:bCs/>
        </w:rPr>
      </w:pPr>
      <w:r w:rsidRPr="00B02140">
        <w:rPr>
          <w:bCs/>
        </w:rPr>
        <w:t xml:space="preserve">Graham, R.T. (1994). </w:t>
      </w:r>
      <w:r w:rsidRPr="00B02140">
        <w:rPr>
          <w:bCs/>
          <w:i/>
        </w:rPr>
        <w:t>Taxus brevifolia</w:t>
      </w:r>
      <w:r w:rsidRPr="00B02140">
        <w:rPr>
          <w:bCs/>
        </w:rPr>
        <w:t xml:space="preserve"> Nutt. Pacific yew. In: Burns, R.M. &amp; Honkala, B.H. (eds.) </w:t>
      </w:r>
      <w:r w:rsidRPr="00B02140">
        <w:rPr>
          <w:bCs/>
          <w:i/>
        </w:rPr>
        <w:t>Silvics of North America, Vol. 1: Conifers.</w:t>
      </w:r>
      <w:r w:rsidRPr="00B02140">
        <w:rPr>
          <w:bCs/>
        </w:rPr>
        <w:t xml:space="preserve"> USDA Forest Service Agriculture Handbook 654, pp. 573–579.</w:t>
      </w:r>
    </w:p>
    <w:p w:rsidRPr="00B02140" w:rsidR="0091218A" w:rsidRDefault="00C6244C" w14:paraId="00D22829" w14:textId="77777777">
      <w:pPr>
        <w:numPr>
          <w:ilvl w:val="0"/>
          <w:numId w:val="7"/>
        </w:numPr>
        <w:spacing w:after="35"/>
        <w:ind w:right="12" w:hanging="132"/>
        <w:rPr>
          <w:bCs/>
        </w:rPr>
      </w:pPr>
      <w:r w:rsidRPr="00B02140">
        <w:rPr>
          <w:bCs/>
        </w:rPr>
        <w:t xml:space="preserve">Green, K.C., &amp; Alila, Y. (2012). A paradigm shift in understanding and quantifying the effects of forest harvesting on floods in snow environments. </w:t>
      </w:r>
      <w:r w:rsidRPr="00B02140">
        <w:rPr>
          <w:bCs/>
          <w:i/>
        </w:rPr>
        <w:t>Water Resources Research</w:t>
      </w:r>
      <w:r w:rsidRPr="00B02140">
        <w:rPr>
          <w:bCs/>
        </w:rPr>
        <w:t xml:space="preserve"> 48: W10503.</w:t>
      </w:r>
    </w:p>
    <w:p w:rsidRPr="00B02140" w:rsidR="0091218A" w:rsidRDefault="00C6244C" w14:paraId="195B50CA" w14:textId="77777777">
      <w:pPr>
        <w:numPr>
          <w:ilvl w:val="0"/>
          <w:numId w:val="7"/>
        </w:numPr>
        <w:spacing w:after="55" w:line="259" w:lineRule="auto"/>
        <w:ind w:right="12" w:hanging="132"/>
        <w:rPr>
          <w:bCs/>
        </w:rPr>
      </w:pPr>
      <w:r w:rsidRPr="00B02140">
        <w:rPr>
          <w:bCs/>
        </w:rPr>
        <w:t xml:space="preserve">Guisan, A., &amp; Zimmermann, N.E. (2000). Predictive habitat distribution models in ecology. </w:t>
      </w:r>
    </w:p>
    <w:p w:rsidRPr="00B02140" w:rsidR="0091218A" w:rsidRDefault="00C6244C" w14:paraId="5F370915" w14:textId="77777777">
      <w:pPr>
        <w:spacing w:after="95" w:line="259" w:lineRule="auto"/>
        <w:ind w:left="340"/>
        <w:jc w:val="left"/>
        <w:rPr>
          <w:bCs/>
        </w:rPr>
      </w:pPr>
      <w:r w:rsidRPr="00B02140">
        <w:rPr>
          <w:bCs/>
          <w:i/>
        </w:rPr>
        <w:t>Ecological Modelling</w:t>
      </w:r>
      <w:r w:rsidRPr="00B02140">
        <w:rPr>
          <w:bCs/>
        </w:rPr>
        <w:t xml:space="preserve"> 135: 147–186.</w:t>
      </w:r>
    </w:p>
    <w:p w:rsidRPr="00B02140" w:rsidR="0091218A" w:rsidRDefault="00C6244C" w14:paraId="5D645CB5" w14:textId="77777777">
      <w:pPr>
        <w:numPr>
          <w:ilvl w:val="0"/>
          <w:numId w:val="7"/>
        </w:numPr>
        <w:spacing w:after="44" w:line="311" w:lineRule="auto"/>
        <w:ind w:right="12" w:hanging="132"/>
        <w:rPr>
          <w:bCs/>
        </w:rPr>
      </w:pPr>
      <w:r w:rsidRPr="00B02140">
        <w:rPr>
          <w:bCs/>
        </w:rPr>
        <w:t xml:space="preserve">Hartman, G.F., &amp; Scrivener, J.C. (1990). Impacts of forestry practices on a coastal stream ecosystem, Carnation Creek, British Columbia. </w:t>
      </w:r>
      <w:r w:rsidRPr="00B02140">
        <w:rPr>
          <w:bCs/>
          <w:i/>
        </w:rPr>
        <w:t>Canadian Bulletin of Fisheries and Aquatic Sciences</w:t>
      </w:r>
      <w:r w:rsidRPr="00B02140">
        <w:rPr>
          <w:bCs/>
        </w:rPr>
        <w:t xml:space="preserve"> 223.</w:t>
      </w:r>
    </w:p>
    <w:p w:rsidRPr="00B02140" w:rsidR="0091218A" w:rsidRDefault="00C6244C" w14:paraId="6E456777" w14:textId="77777777">
      <w:pPr>
        <w:numPr>
          <w:ilvl w:val="0"/>
          <w:numId w:val="7"/>
        </w:numPr>
        <w:spacing w:after="36"/>
        <w:ind w:right="12" w:hanging="132"/>
        <w:rPr>
          <w:bCs/>
        </w:rPr>
      </w:pPr>
      <w:r w:rsidRPr="00B02140">
        <w:rPr>
          <w:bCs/>
        </w:rPr>
        <w:t xml:space="preserve">Hartzell, H. (1990). </w:t>
      </w:r>
      <w:r w:rsidRPr="00B02140">
        <w:rPr>
          <w:bCs/>
          <w:i/>
        </w:rPr>
        <w:t>The Yew Tree: A Thousand Whispers.</w:t>
      </w:r>
      <w:r w:rsidRPr="00B02140">
        <w:rPr>
          <w:bCs/>
        </w:rPr>
        <w:t xml:space="preserve"> Hulogosi Communications, Eugene, OR.</w:t>
      </w:r>
    </w:p>
    <w:p w:rsidRPr="00B02140" w:rsidR="0091218A" w:rsidRDefault="00C6244C" w14:paraId="779F26A8" w14:textId="77777777">
      <w:pPr>
        <w:numPr>
          <w:ilvl w:val="0"/>
          <w:numId w:val="7"/>
        </w:numPr>
        <w:spacing w:after="35"/>
        <w:ind w:right="12" w:hanging="132"/>
        <w:rPr>
          <w:bCs/>
        </w:rPr>
      </w:pPr>
      <w:r w:rsidRPr="00B02140">
        <w:rPr>
          <w:bCs/>
        </w:rPr>
        <w:t xml:space="preserve">IUCN (2012). </w:t>
      </w:r>
      <w:r w:rsidRPr="00B02140">
        <w:rPr>
          <w:bCs/>
          <w:i/>
        </w:rPr>
        <w:t>IUCN Red List Categories and Criteria: Version 3.1</w:t>
      </w:r>
      <w:r w:rsidRPr="00B02140">
        <w:rPr>
          <w:bCs/>
        </w:rPr>
        <w:t>, 2nd edition. IUCN, Gland, Switzerland.</w:t>
      </w:r>
    </w:p>
    <w:p w:rsidRPr="00B02140" w:rsidR="0091218A" w:rsidRDefault="00C6244C" w14:paraId="2F9AE08F" w14:textId="77777777">
      <w:pPr>
        <w:numPr>
          <w:ilvl w:val="0"/>
          <w:numId w:val="7"/>
        </w:numPr>
        <w:spacing w:after="35"/>
        <w:ind w:right="12" w:hanging="132"/>
        <w:rPr>
          <w:bCs/>
        </w:rPr>
      </w:pPr>
      <w:r w:rsidRPr="00B02140">
        <w:rPr>
          <w:bCs/>
        </w:rPr>
        <w:t xml:space="preserve">Leopold, L.B., &amp; Maddock, T. (1953). The hydraulic geometry of stream channels and some physiographic implications. </w:t>
      </w:r>
      <w:r w:rsidRPr="00B02140">
        <w:rPr>
          <w:bCs/>
          <w:i/>
        </w:rPr>
        <w:t>USGS Professional Paper</w:t>
      </w:r>
      <w:r w:rsidRPr="00B02140">
        <w:rPr>
          <w:bCs/>
        </w:rPr>
        <w:t xml:space="preserve"> 252.</w:t>
      </w:r>
    </w:p>
    <w:p w:rsidRPr="00B02140" w:rsidR="0091218A" w:rsidRDefault="00C6244C" w14:paraId="63A5AC95" w14:textId="77777777">
      <w:pPr>
        <w:numPr>
          <w:ilvl w:val="0"/>
          <w:numId w:val="7"/>
        </w:numPr>
        <w:spacing w:after="36"/>
        <w:ind w:right="12" w:hanging="132"/>
        <w:rPr>
          <w:bCs/>
        </w:rPr>
      </w:pPr>
      <w:r w:rsidRPr="00B02140">
        <w:rPr>
          <w:bCs/>
        </w:rPr>
        <w:t xml:space="preserve">Lindenmayer, D.B., et al. (2012). Global perspectives on reference conditions: A synthesis of factors controlling deviations from historical norms. </w:t>
      </w:r>
      <w:r w:rsidRPr="00B02140">
        <w:rPr>
          <w:bCs/>
          <w:i/>
        </w:rPr>
        <w:t>Ecological Indicators</w:t>
      </w:r>
      <w:r w:rsidRPr="00B02140">
        <w:rPr>
          <w:bCs/>
        </w:rPr>
        <w:t xml:space="preserve"> 20: 47–57.</w:t>
      </w:r>
    </w:p>
    <w:p w:rsidRPr="00B02140" w:rsidR="0091218A" w:rsidRDefault="00C6244C" w14:paraId="65DAB9C7" w14:textId="77777777">
      <w:pPr>
        <w:numPr>
          <w:ilvl w:val="0"/>
          <w:numId w:val="7"/>
        </w:numPr>
        <w:spacing w:after="36"/>
        <w:ind w:right="12" w:hanging="132"/>
        <w:rPr>
          <w:bCs/>
        </w:rPr>
      </w:pPr>
      <w:r w:rsidRPr="00B02140">
        <w:rPr>
          <w:bCs/>
        </w:rPr>
        <w:t xml:space="preserve">Meidinger, D., &amp; Pojar, J. (1991). </w:t>
      </w:r>
      <w:r w:rsidRPr="00B02140">
        <w:rPr>
          <w:bCs/>
          <w:i/>
        </w:rPr>
        <w:t>Ecosystems of British Columbia.</w:t>
      </w:r>
      <w:r w:rsidRPr="00B02140">
        <w:rPr>
          <w:bCs/>
        </w:rPr>
        <w:t xml:space="preserve"> BC Ministry of Forests Special Report Series 6, Victoria, BC.</w:t>
      </w:r>
    </w:p>
    <w:p w:rsidRPr="00B02140" w:rsidR="0091218A" w:rsidRDefault="00C6244C" w14:paraId="1315E57B" w14:textId="77777777">
      <w:pPr>
        <w:numPr>
          <w:ilvl w:val="0"/>
          <w:numId w:val="7"/>
        </w:numPr>
        <w:spacing w:after="35"/>
        <w:ind w:right="12" w:hanging="132"/>
        <w:rPr>
          <w:bCs/>
        </w:rPr>
      </w:pPr>
      <w:r w:rsidRPr="00B02140">
        <w:rPr>
          <w:bCs/>
        </w:rPr>
        <w:t xml:space="preserve">Meyer, H.A. (1952). Structure, growth, and drain in balanced uneven-aged forests. </w:t>
      </w:r>
      <w:r w:rsidRPr="00B02140">
        <w:rPr>
          <w:bCs/>
          <w:i/>
        </w:rPr>
        <w:t>Journal of Forestry</w:t>
      </w:r>
      <w:r w:rsidRPr="00B02140">
        <w:rPr>
          <w:bCs/>
        </w:rPr>
        <w:t xml:space="preserve"> 50(2): 85–92.</w:t>
      </w:r>
    </w:p>
    <w:p w:rsidRPr="00B02140" w:rsidR="0091218A" w:rsidRDefault="00C6244C" w14:paraId="4A115F86" w14:textId="77777777">
      <w:pPr>
        <w:numPr>
          <w:ilvl w:val="0"/>
          <w:numId w:val="7"/>
        </w:numPr>
        <w:spacing w:after="95" w:line="259" w:lineRule="auto"/>
        <w:ind w:right="12" w:hanging="132"/>
        <w:rPr>
          <w:bCs/>
        </w:rPr>
      </w:pPr>
      <w:r w:rsidRPr="00B02140">
        <w:rPr>
          <w:bCs/>
        </w:rPr>
        <w:t xml:space="preserve">Pike, R.G., et al. (2010). </w:t>
      </w:r>
      <w:r w:rsidRPr="00B02140">
        <w:rPr>
          <w:bCs/>
          <w:i/>
        </w:rPr>
        <w:t>Compendium of Forest Hydrology and Geomorphology in British Columbia.</w:t>
      </w:r>
      <w:r w:rsidRPr="00B02140">
        <w:rPr>
          <w:bCs/>
        </w:rPr>
        <w:t xml:space="preserve"> BC MoFR Land Management Handbook 66.</w:t>
      </w:r>
    </w:p>
    <w:p w:rsidRPr="00B02140" w:rsidR="0091218A" w:rsidRDefault="00C6244C" w14:paraId="178A683B" w14:textId="77777777">
      <w:pPr>
        <w:numPr>
          <w:ilvl w:val="0"/>
          <w:numId w:val="7"/>
        </w:numPr>
        <w:spacing w:after="35"/>
        <w:ind w:right="12" w:hanging="132"/>
        <w:rPr>
          <w:bCs/>
        </w:rPr>
      </w:pPr>
      <w:r w:rsidRPr="00B02140">
        <w:rPr>
          <w:bCs/>
        </w:rPr>
        <w:t xml:space="preserve">Pojar, J., &amp; MacKinnon, A. (1994). </w:t>
      </w:r>
      <w:r w:rsidRPr="00B02140">
        <w:rPr>
          <w:bCs/>
          <w:i/>
        </w:rPr>
        <w:t>Plants of Coastal British Columbia.</w:t>
      </w:r>
      <w:r w:rsidRPr="00B02140">
        <w:rPr>
          <w:bCs/>
        </w:rPr>
        <w:t xml:space="preserve"> Lone Pine Publishing, Vancouver, BC.</w:t>
      </w:r>
    </w:p>
    <w:p w:rsidRPr="00B02140" w:rsidR="0091218A" w:rsidRDefault="00C6244C" w14:paraId="33CD5D07" w14:textId="77777777">
      <w:pPr>
        <w:numPr>
          <w:ilvl w:val="0"/>
          <w:numId w:val="7"/>
        </w:numPr>
        <w:spacing w:after="35"/>
        <w:ind w:right="12" w:hanging="132"/>
        <w:rPr>
          <w:bCs/>
        </w:rPr>
      </w:pPr>
      <w:r w:rsidRPr="00B02140">
        <w:rPr>
          <w:bCs/>
        </w:rPr>
        <w:t xml:space="preserve">Pojar, J., Klinka, K., &amp; Meidinger, D.V. (1991). Biogeoclimatic ecosystem classification in British Columbia. </w:t>
      </w:r>
      <w:r w:rsidRPr="00B02140">
        <w:rPr>
          <w:bCs/>
          <w:i/>
        </w:rPr>
        <w:t>Forest Ecology and Management</w:t>
      </w:r>
      <w:r w:rsidRPr="00B02140">
        <w:rPr>
          <w:bCs/>
        </w:rPr>
        <w:t xml:space="preserve"> 36: 119–217.</w:t>
      </w:r>
    </w:p>
    <w:p w:rsidRPr="00B02140" w:rsidR="0091218A" w:rsidRDefault="00C6244C" w14:paraId="687694DB" w14:textId="77777777">
      <w:pPr>
        <w:numPr>
          <w:ilvl w:val="0"/>
          <w:numId w:val="7"/>
        </w:numPr>
        <w:spacing w:after="95" w:line="259" w:lineRule="auto"/>
        <w:ind w:right="12" w:hanging="132"/>
        <w:rPr>
          <w:bCs/>
        </w:rPr>
      </w:pPr>
      <w:r w:rsidRPr="00B02140">
        <w:rPr>
          <w:bCs/>
        </w:rPr>
        <w:t xml:space="preserve">Reynolds, G.E.M. (2022). </w:t>
      </w:r>
      <w:r w:rsidRPr="00B02140">
        <w:rPr>
          <w:bCs/>
          <w:i/>
        </w:rPr>
        <w:t>Ecological Understandings of Indigenous Management Shape the Study of Pacific Yew.</w:t>
      </w:r>
      <w:r w:rsidRPr="00B02140">
        <w:rPr>
          <w:bCs/>
        </w:rPr>
        <w:t xml:space="preserve"> MSc thesis, University of Victoria, BC.</w:t>
      </w:r>
    </w:p>
    <w:p w:rsidRPr="00B02140" w:rsidR="0091218A" w:rsidRDefault="00C6244C" w14:paraId="2839820E" w14:textId="77777777">
      <w:pPr>
        <w:numPr>
          <w:ilvl w:val="0"/>
          <w:numId w:val="7"/>
        </w:numPr>
        <w:spacing w:after="36"/>
        <w:ind w:right="12" w:hanging="132"/>
        <w:rPr>
          <w:bCs/>
        </w:rPr>
      </w:pPr>
      <w:r w:rsidRPr="00B02140">
        <w:rPr>
          <w:bCs/>
        </w:rPr>
        <w:t xml:space="preserve">Schnorbus, M., et al. (2012). </w:t>
      </w:r>
      <w:r w:rsidRPr="00B02140">
        <w:rPr>
          <w:bCs/>
          <w:i/>
        </w:rPr>
        <w:t>Impacts of Climate Change in Three Hydrologic Regimes in British Columbia, Canada.</w:t>
      </w:r>
      <w:r w:rsidRPr="00B02140">
        <w:rPr>
          <w:bCs/>
        </w:rPr>
        <w:t xml:space="preserve"> Pacific Climate Impacts Consortium, University of Victoria.</w:t>
      </w:r>
    </w:p>
    <w:p w:rsidRPr="00B02140" w:rsidR="0091218A" w:rsidRDefault="00C6244C" w14:paraId="413F2D86" w14:textId="77777777">
      <w:pPr>
        <w:numPr>
          <w:ilvl w:val="0"/>
          <w:numId w:val="7"/>
        </w:numPr>
        <w:spacing w:after="35"/>
        <w:ind w:right="12" w:hanging="132"/>
        <w:rPr>
          <w:bCs/>
        </w:rPr>
      </w:pPr>
      <w:r w:rsidRPr="00B02140">
        <w:rPr>
          <w:bCs/>
        </w:rPr>
        <w:t xml:space="preserve">Thomas, P. (2013). </w:t>
      </w:r>
      <w:r w:rsidRPr="00B02140">
        <w:rPr>
          <w:bCs/>
          <w:i/>
        </w:rPr>
        <w:t>Taxus brevifolia.</w:t>
      </w:r>
      <w:r w:rsidRPr="00B02140">
        <w:rPr>
          <w:bCs/>
        </w:rPr>
        <w:t xml:space="preserve"> IUCN Red List of Threatened Species 2013. https:// dx.doi.org/10.2305/IUCN.UK.2013-1.RLTS.T42546A2985765.en</w:t>
      </w:r>
    </w:p>
    <w:p w:rsidRPr="00B02140" w:rsidR="0091218A" w:rsidRDefault="00C6244C" w14:paraId="2FC250BC" w14:textId="77777777">
      <w:pPr>
        <w:numPr>
          <w:ilvl w:val="0"/>
          <w:numId w:val="7"/>
        </w:numPr>
        <w:spacing w:after="36"/>
        <w:ind w:right="12" w:hanging="132"/>
        <w:rPr>
          <w:bCs/>
        </w:rPr>
      </w:pPr>
      <w:r w:rsidRPr="00B02140">
        <w:rPr>
          <w:bCs/>
        </w:rPr>
        <w:t xml:space="preserve">Turner, N.J. (1998). </w:t>
      </w:r>
      <w:r w:rsidRPr="00B02140">
        <w:rPr>
          <w:bCs/>
          <w:i/>
        </w:rPr>
        <w:t>Plant Technology of First Peoples in British Columbia</w:t>
      </w:r>
      <w:r w:rsidRPr="00B02140">
        <w:rPr>
          <w:bCs/>
        </w:rPr>
        <w:t>, 2nd edition. UBC Press, Vancouver.</w:t>
      </w:r>
    </w:p>
    <w:p w:rsidRPr="00B02140" w:rsidR="0091218A" w:rsidRDefault="00C6244C" w14:paraId="4CA01B15" w14:textId="77777777">
      <w:pPr>
        <w:numPr>
          <w:ilvl w:val="0"/>
          <w:numId w:val="7"/>
        </w:numPr>
        <w:spacing w:line="259" w:lineRule="auto"/>
        <w:ind w:right="12" w:hanging="132"/>
        <w:rPr>
          <w:bCs/>
        </w:rPr>
      </w:pPr>
      <w:r w:rsidRPr="00B02140">
        <w:rPr>
          <w:bCs/>
        </w:rPr>
        <w:t xml:space="preserve">Turner, N.J. (2021). </w:t>
      </w:r>
      <w:r w:rsidRPr="00B02140">
        <w:rPr>
          <w:bCs/>
          <w:i/>
        </w:rPr>
        <w:t>Plants of Haida Gwaii.</w:t>
      </w:r>
      <w:r w:rsidRPr="00B02140">
        <w:rPr>
          <w:bCs/>
        </w:rPr>
        <w:t xml:space="preserve"> Sono Nis Press, Winlaw, BC.</w:t>
      </w:r>
    </w:p>
    <w:p w:rsidRPr="00B02140" w:rsidR="0091218A" w:rsidRDefault="00C6244C" w14:paraId="353BC5DA" w14:textId="77777777">
      <w:pPr>
        <w:numPr>
          <w:ilvl w:val="0"/>
          <w:numId w:val="7"/>
        </w:numPr>
        <w:spacing w:after="95" w:line="259" w:lineRule="auto"/>
        <w:ind w:right="12" w:hanging="132"/>
        <w:rPr>
          <w:bCs/>
        </w:rPr>
      </w:pPr>
      <w:r w:rsidRPr="00B02140">
        <w:rPr>
          <w:bCs/>
        </w:rPr>
        <w:t xml:space="preserve">Turner, N.J., &amp; Hebda, R.J. (2012). </w:t>
      </w:r>
      <w:r w:rsidRPr="00B02140">
        <w:rPr>
          <w:bCs/>
          <w:i/>
        </w:rPr>
        <w:t>Saanich Ethnobotany: Culturally Important Plants of the WSANEC People.</w:t>
      </w:r>
      <w:r w:rsidRPr="00B02140">
        <w:rPr>
          <w:bCs/>
        </w:rPr>
        <w:t xml:space="preserve"> Royal BC Museum, Victoria.</w:t>
      </w:r>
    </w:p>
    <w:p w:rsidRPr="00B02140" w:rsidR="0091218A" w:rsidRDefault="00C6244C" w14:paraId="51221223" w14:textId="77777777">
      <w:pPr>
        <w:numPr>
          <w:ilvl w:val="0"/>
          <w:numId w:val="7"/>
        </w:numPr>
        <w:spacing w:after="44" w:line="311" w:lineRule="auto"/>
        <w:ind w:right="12" w:hanging="132"/>
        <w:rPr>
          <w:bCs/>
        </w:rPr>
      </w:pPr>
      <w:r w:rsidRPr="00B02140">
        <w:rPr>
          <w:bCs/>
        </w:rPr>
        <w:t xml:space="preserve">Wani, M.C., Taylor, H.L., Wall, M.E., Coggon, P., &amp; McPhail, A.T. (1971). Plant antitumor agents VI: The isolation and structure of taxol, a novel antileukemic and antitumor agent from </w:t>
      </w:r>
      <w:r w:rsidRPr="00B02140">
        <w:rPr>
          <w:bCs/>
          <w:i/>
        </w:rPr>
        <w:t>Taxus brevifolia</w:t>
      </w:r>
      <w:r w:rsidRPr="00B02140">
        <w:rPr>
          <w:bCs/>
        </w:rPr>
        <w:t xml:space="preserve">. </w:t>
      </w:r>
      <w:r w:rsidRPr="00B02140">
        <w:rPr>
          <w:bCs/>
          <w:i/>
        </w:rPr>
        <w:t>Journal of the American Chemical Society</w:t>
      </w:r>
      <w:r w:rsidRPr="00B02140">
        <w:rPr>
          <w:bCs/>
        </w:rPr>
        <w:t xml:space="preserve"> 93(9): 2325–2327.</w:t>
      </w:r>
    </w:p>
    <w:p w:rsidRPr="00B02140" w:rsidR="0091218A" w:rsidRDefault="00C6244C" w14:paraId="231EAFAB" w14:textId="77777777">
      <w:pPr>
        <w:numPr>
          <w:ilvl w:val="0"/>
          <w:numId w:val="7"/>
        </w:numPr>
        <w:spacing w:after="0"/>
        <w:ind w:right="12" w:hanging="132"/>
        <w:rPr>
          <w:bCs/>
        </w:rPr>
      </w:pPr>
      <w:r w:rsidRPr="00B02140">
        <w:rPr>
          <w:bCs/>
        </w:rPr>
        <w:t xml:space="preserve">Woods, S. (2012). </w:t>
      </w:r>
      <w:r w:rsidRPr="00B02140">
        <w:rPr>
          <w:bCs/>
          <w:i/>
        </w:rPr>
        <w:t>Western Yew Management in British Columbian Forests.</w:t>
      </w:r>
      <w:r w:rsidRPr="00B02140">
        <w:rPr>
          <w:bCs/>
        </w:rPr>
        <w:t xml:space="preserve"> BC Ministry of Forests, Lands and Natural Resource Operations.</w:t>
      </w:r>
    </w:p>
    <w:p w:rsidRPr="00B02140" w:rsidR="0091218A" w:rsidRDefault="00C6244C" w14:paraId="6B45FCA0" w14:textId="77777777">
      <w:pPr>
        <w:spacing w:after="471" w:line="259" w:lineRule="auto"/>
        <w:ind w:left="0" w:firstLine="0"/>
        <w:jc w:val="left"/>
        <w:rPr>
          <w:bCs/>
        </w:rPr>
      </w:pPr>
      <w:r w:rsidRPr="00B02140">
        <w:rPr>
          <w:rFonts w:ascii="Calibri" w:hAnsi="Calibri" w:eastAsia="Calibri" w:cs="Calibri"/>
          <w:bCs/>
          <w:noProof/>
          <w:color w:val="000000"/>
        </w:rPr>
        <mc:AlternateContent>
          <mc:Choice Requires="wpg">
            <w:drawing>
              <wp:inline distT="0" distB="0" distL="0" distR="0" wp14:anchorId="4A71E7EE" wp14:editId="0EDB7B38">
                <wp:extent cx="5607600" cy="9525"/>
                <wp:effectExtent l="0" t="0" r="0" b="0"/>
                <wp:docPr id="26265" name="Group 26265">
                  <a:extLst xmlns:a="http://schemas.openxmlformats.org/drawingml/2006/main">
                    <a:ext uri="{FF2B5EF4-FFF2-40B4-BE49-F238E27FC236}">
                      <a16:creationId xmlns:a16="http://schemas.microsoft.com/office/drawing/2014/main" id="{A70B74BE-7A7B-4FB1-A4CF-5E1BBD803BFD}"/>
                    </a:ext>
                  </a:extLst>
                </wp:docPr>
                <wp:cNvGraphicFramePr/>
                <a:graphic xmlns:a="http://schemas.openxmlformats.org/drawingml/2006/main">
                  <a:graphicData uri="http://schemas.microsoft.com/office/word/2010/wordprocessingGroup">
                    <wpg:wgp>
                      <wpg:cNvGrpSpPr/>
                      <wpg:grpSpPr>
                        <a:xfrm>
                          <a:off x="0" y="0"/>
                          <a:ext cx="5607600" cy="9525"/>
                          <a:chOff x="0" y="0"/>
                          <a:chExt cx="5607600" cy="9525"/>
                        </a:xfrm>
                      </wpg:grpSpPr>
                      <wps:wsp>
                        <wps:cNvPr id="28708" name="Shape 28708"/>
                        <wps:cNvSpPr/>
                        <wps:spPr>
                          <a:xfrm>
                            <a:off x="0" y="0"/>
                            <a:ext cx="5607600" cy="9525"/>
                          </a:xfrm>
                          <a:custGeom>
                            <a:avLst/>
                            <a:gdLst/>
                            <a:ahLst/>
                            <a:cxnLst/>
                            <a:rect l="0" t="0" r="0" b="0"/>
                            <a:pathLst>
                              <a:path w="5607600" h="9525">
                                <a:moveTo>
                                  <a:pt x="0" y="0"/>
                                </a:moveTo>
                                <a:lnTo>
                                  <a:pt x="5607600" y="0"/>
                                </a:lnTo>
                                <a:lnTo>
                                  <a:pt x="5607600" y="9525"/>
                                </a:lnTo>
                                <a:lnTo>
                                  <a:pt x="0" y="9525"/>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g:wgp>
                  </a:graphicData>
                </a:graphic>
              </wp:inline>
            </w:drawing>
          </mc:Choice>
          <mc:Fallback>
            <w:pict>
              <v:group id="Group 26265" style="width:441.55pt;height:.75pt;mso-position-horizontal-relative:char;mso-position-vertical-relative:line" coordsize="56076,95" o:spid="_x0000_s1026" w14:anchorId="4C4E26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">
                <v:shape id="Shape 28708" style="position:absolute;width:56076;height:95;visibility:visible;mso-wrap-style:square;v-text-anchor:top" coordsize="5607600,9525" o:spid="_x0000_s1027" fillcolor="#ccc" stroked="f" strokeweight="0" path="m,l5607600,r,9525l,9525,,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">
                  <v:stroke miterlimit="83231f" joinstyle="miter"/>
                  <v:path textboxrect="0,0,5607600,9525" arrowok="t"/>
                </v:shape>
                <w10:anchorlock/>
              </v:group>
            </w:pict>
          </mc:Fallback>
        </mc:AlternateContent>
      </w:r>
    </w:p>
    <w:p w:rsidRPr="00B02140" w:rsidR="0091218A" w:rsidRDefault="00C6244C" w14:paraId="76F9673B" w14:textId="77777777">
      <w:pPr>
        <w:pStyle w:val="Heading1"/>
        <w:numPr>
          <w:ilvl w:val="0"/>
          <w:numId w:val="0"/>
        </w:numPr>
        <w:ind w:left="-5"/>
        <w:rPr>
          <w:b w:val="0"/>
          <w:bCs/>
          <w:rPrChange w:author="Jericho O'Connell" w:date="2026-05-10T18:19:00Z" w16du:dateUtc="2026-05-11T01:19:00Z" w:id="462">
            <w:rPr/>
          </w:rPrChange>
        </w:rPr>
      </w:pPr>
      <w:r w:rsidRPr="00B02140">
        <w:rPr>
          <w:b w:val="0"/>
          <w:bCs/>
          <w:rPrChange w:author="Jericho O'Connell" w:date="2026-05-10T18:19:00Z" w16du:dateUtc="2026-05-11T01:19:00Z" w:id="463">
            <w:rPr/>
          </w:rPrChange>
        </w:rPr>
        <w:t>Figure Captions</w:t>
      </w:r>
    </w:p>
    <w:p w:rsidRPr="00B02140" w:rsidR="0091218A" w:rsidRDefault="00C6244C" w14:paraId="58FA2BDB" w14:textId="77777777">
      <w:pPr>
        <w:spacing w:after="302" w:line="259" w:lineRule="auto"/>
        <w:ind w:left="0" w:firstLine="0"/>
        <w:jc w:val="left"/>
        <w:rPr>
          <w:bCs/>
        </w:rPr>
      </w:pPr>
      <w:r w:rsidRPr="00B02140">
        <w:rPr>
          <w:rFonts w:ascii="Calibri" w:hAnsi="Calibri" w:eastAsia="Calibri" w:cs="Calibri"/>
          <w:bCs/>
          <w:noProof/>
          <w:color w:val="000000"/>
        </w:rPr>
        <mc:AlternateContent>
          <mc:Choice Requires="wpg">
            <w:drawing>
              <wp:inline distT="0" distB="0" distL="0" distR="0" wp14:anchorId="1512BA16" wp14:editId="0A798DF3">
                <wp:extent cx="5607600" cy="9525"/>
                <wp:effectExtent l="0" t="0" r="0" b="0"/>
                <wp:docPr id="26266" name="Group 26266">
                  <a:extLst xmlns:a="http://schemas.openxmlformats.org/drawingml/2006/main">
                    <a:ext uri="{FF2B5EF4-FFF2-40B4-BE49-F238E27FC236}">
                      <a16:creationId xmlns:a16="http://schemas.microsoft.com/office/drawing/2014/main" id="{42330652-D02D-4C58-930E-538FF06A429B}"/>
                    </a:ext>
                  </a:extLst>
                </wp:docPr>
                <wp:cNvGraphicFramePr/>
                <a:graphic xmlns:a="http://schemas.openxmlformats.org/drawingml/2006/main">
                  <a:graphicData uri="http://schemas.microsoft.com/office/word/2010/wordprocessingGroup">
                    <wpg:wgp>
                      <wpg:cNvGrpSpPr/>
                      <wpg:grpSpPr>
                        <a:xfrm>
                          <a:off x="0" y="0"/>
                          <a:ext cx="5607600" cy="9525"/>
                          <a:chOff x="0" y="0"/>
                          <a:chExt cx="5607600" cy="9525"/>
                        </a:xfrm>
                      </wpg:grpSpPr>
                      <wps:wsp>
                        <wps:cNvPr id="28710" name="Shape 28710"/>
                        <wps:cNvSpPr/>
                        <wps:spPr>
                          <a:xfrm>
                            <a:off x="0" y="0"/>
                            <a:ext cx="5607600" cy="9525"/>
                          </a:xfrm>
                          <a:custGeom>
                            <a:avLst/>
                            <a:gdLst/>
                            <a:ahLst/>
                            <a:cxnLst/>
                            <a:rect l="0" t="0" r="0" b="0"/>
                            <a:pathLst>
                              <a:path w="5607600" h="9525">
                                <a:moveTo>
                                  <a:pt x="0" y="0"/>
                                </a:moveTo>
                                <a:lnTo>
                                  <a:pt x="5607600" y="0"/>
                                </a:lnTo>
                                <a:lnTo>
                                  <a:pt x="5607600" y="9525"/>
                                </a:lnTo>
                                <a:lnTo>
                                  <a:pt x="0" y="9525"/>
                                </a:lnTo>
                                <a:lnTo>
                                  <a:pt x="0" y="0"/>
                                </a:lnTo>
                              </a:path>
                            </a:pathLst>
                          </a:custGeom>
                          <a:ln w="0" cap="flat">
                            <a:miter lim="127000"/>
                          </a:ln>
                        </wps:spPr>
                        <wps:style>
                          <a:lnRef idx="0">
                            <a:srgbClr val="000000">
                              <a:alpha val="0"/>
                            </a:srgbClr>
                          </a:lnRef>
                          <a:fillRef idx="1">
                            <a:srgbClr val="AAAAAA"/>
                          </a:fillRef>
                          <a:effectRef idx="0">
                            <a:scrgbClr r="0" g="0" b="0"/>
                          </a:effectRef>
                          <a:fontRef idx="none"/>
                        </wps:style>
                        <wps:bodyPr/>
                      </wps:wsp>
                    </wpg:wgp>
                  </a:graphicData>
                </a:graphic>
              </wp:inline>
            </w:drawing>
          </mc:Choice>
          <mc:Fallback>
            <w:pict>
              <v:group id="Group 26266" style="width:441.55pt;height:.75pt;mso-position-horizontal-relative:char;mso-position-vertical-relative:line" coordsize="56076,95" o:spid="_x0000_s1026" w14:anchorId="4C6B2E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">
                <v:shape id="Shape 28710" style="position:absolute;width:56076;height:95;visibility:visible;mso-wrap-style:square;v-text-anchor:top" coordsize="5607600,9525" o:spid="_x0000_s1027" fillcolor="#aaa" stroked="f" strokeweight="0" path="m,l5607600,r,9525l,9525,,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">
                  <v:stroke miterlimit="83231f" joinstyle="miter"/>
                  <v:path textboxrect="0,0,5607600,9525" arrowok="t"/>
                </v:shape>
                <w10:anchorlock/>
              </v:group>
            </w:pict>
          </mc:Fallback>
        </mc:AlternateContent>
      </w:r>
    </w:p>
    <w:p w:rsidRPr="00B02140" w:rsidR="0091218A" w:rsidRDefault="00C6244C" w14:paraId="10716048" w14:textId="77777777">
      <w:pPr>
        <w:spacing w:after="165" w:line="259" w:lineRule="auto"/>
        <w:ind w:left="-5"/>
        <w:jc w:val="left"/>
        <w:rPr>
          <w:bCs/>
        </w:rPr>
      </w:pPr>
      <w:r w:rsidRPr="00B02140">
        <w:rPr>
          <w:bCs/>
          <w:i/>
        </w:rPr>
        <w:t>Main-text figures (7 recommended for Biological Conservation):</w:t>
      </w:r>
    </w:p>
    <w:p w:rsidRPr="00B02140" w:rsidR="0091218A" w:rsidRDefault="00C6244C" w14:paraId="688756F6" w14:textId="77777777">
      <w:pPr>
        <w:ind w:left="-5" w:right="12"/>
        <w:rPr>
          <w:bCs/>
        </w:rPr>
      </w:pPr>
      <w:r w:rsidRPr="00B02140">
        <w:rPr>
          <w:bCs/>
          <w:rPrChange w:author="Jericho O'Connell" w:date="2026-05-10T18:19:00Z" w16du:dateUtc="2026-05-11T01:19:00Z" w:id="464">
            <w:rPr>
              <w:b/>
            </w:rPr>
          </w:rPrChange>
        </w:rPr>
        <w:t>Figure 1.</w:t>
      </w:r>
      <w:r w:rsidRPr="00B02140">
        <w:rPr>
          <w:bCs/>
        </w:rPr>
        <w:t xml:space="preserve"> Estimated historical versus current remaining Pacific yew habitat by major BEC zone, with percentage decline annotations. Error bars represent uncertainty in yew prevalence rate estimation.</w:t>
      </w:r>
    </w:p>
    <w:p w:rsidRPr="00B02140" w:rsidR="0091218A" w:rsidRDefault="00C6244C" w14:paraId="2B200D09" w14:textId="77777777">
      <w:pPr>
        <w:ind w:left="-5" w:right="12"/>
        <w:rPr>
          <w:bCs/>
        </w:rPr>
      </w:pPr>
      <w:r w:rsidRPr="00B02140">
        <w:rPr>
          <w:bCs/>
          <w:rPrChange w:author="Jericho O'Connell" w:date="2026-05-10T18:19:00Z" w16du:dateUtc="2026-05-11T01:19:00Z" w:id="465">
            <w:rPr>
              <w:b/>
            </w:rPr>
          </w:rPrChange>
        </w:rPr>
        <w:t>Figure 2.</w:t>
      </w:r>
      <w:r w:rsidRPr="00B02140">
        <w:rPr>
          <w:bCs/>
        </w:rPr>
        <w:t xml:space="preserve"> Post-classification suppression waterfall: raw model prediction through logging, fire, and elevation filters to final current habitat estimate across all 99 study tiles.</w:t>
      </w:r>
    </w:p>
    <w:p w:rsidRPr="00B02140" w:rsidR="0091218A" w:rsidRDefault="00C6244C" w14:paraId="07A0DACE" w14:textId="77777777">
      <w:pPr>
        <w:ind w:left="-5" w:right="12"/>
        <w:rPr>
          <w:bCs/>
        </w:rPr>
      </w:pPr>
      <w:r w:rsidRPr="00B02140">
        <w:rPr>
          <w:bCs/>
          <w:rPrChange w:author="Jericho O'Connell" w:date="2026-05-10T18:19:00Z" w16du:dateUtc="2026-05-11T01:19:00Z" w:id="466">
            <w:rPr>
              <w:b/>
            </w:rPr>
          </w:rPrChange>
        </w:rPr>
        <w:t>Figure 3.</w:t>
      </w:r>
      <w:r w:rsidRPr="00B02140">
        <w:rPr>
          <w:bCs/>
        </w:rPr>
        <w:t xml:space="preserve"> Stacked bar chart showing destroyed (red) versus remaining (green) yew habitat in each CWH subzone, ordered by total estimated original habitat.</w:t>
      </w:r>
    </w:p>
    <w:p w:rsidRPr="00B02140" w:rsidR="0091218A" w:rsidRDefault="00C6244C" w14:paraId="40F6BDB8" w14:textId="77777777">
      <w:pPr>
        <w:ind w:left="-5" w:right="12"/>
        <w:rPr>
          <w:bCs/>
        </w:rPr>
      </w:pPr>
      <w:r w:rsidRPr="00B02140">
        <w:rPr>
          <w:bCs/>
          <w:rPrChange w:author="Jericho O'Connell" w:date="2026-05-10T18:19:00Z" w16du:dateUtc="2026-05-11T01:19:00Z" w:id="467">
            <w:rPr>
              <w:b/>
            </w:rPr>
          </w:rPrChange>
        </w:rPr>
        <w:t>Figure 4.</w:t>
      </w:r>
      <w:r w:rsidRPr="00B02140">
        <w:rPr>
          <w:bCs/>
        </w:rPr>
        <w:t xml:space="preserve"> Horizontal bar chart of estimated percentage yew habitat decline across all major BEC zones, ordered by severity of decline.</w:t>
      </w:r>
    </w:p>
    <w:p w:rsidRPr="00B02140" w:rsidR="0091218A" w:rsidRDefault="00C6244C" w14:paraId="54D90E1D" w14:textId="77777777">
      <w:pPr>
        <w:ind w:left="-5" w:right="12"/>
        <w:rPr>
          <w:bCs/>
        </w:rPr>
      </w:pPr>
      <w:r w:rsidRPr="00B02140">
        <w:rPr>
          <w:bCs/>
          <w:rPrChange w:author="Jericho O'Connell" w:date="2026-05-10T18:19:00Z" w16du:dateUtc="2026-05-11T01:19:00Z" w:id="468">
            <w:rPr>
              <w:b/>
            </w:rPr>
          </w:rPrChange>
        </w:rPr>
        <w:t>Figure 5.</w:t>
      </w:r>
      <w:r w:rsidRPr="00B02140">
        <w:rPr>
          <w:bCs/>
        </w:rPr>
        <w:t xml:space="preserve"> Location map of 99 study tiles across British Columbia (coastal CWH/CDF tiles = circles; ICH interior tiles = triangles), overlaid on biogeoclimatic zone boundaries.</w:t>
      </w:r>
    </w:p>
    <w:p w:rsidRPr="00B02140" w:rsidR="0091218A" w:rsidRDefault="00C6244C" w14:paraId="25FF594F" w14:textId="77777777">
      <w:pPr>
        <w:ind w:left="-5" w:right="12"/>
        <w:rPr>
          <w:bCs/>
        </w:rPr>
      </w:pPr>
      <w:r w:rsidRPr="00B02140">
        <w:rPr>
          <w:bCs/>
          <w:rPrChange w:author="Jericho O'Connell" w:date="2026-05-10T18:19:00Z" w16du:dateUtc="2026-05-11T01:19:00Z" w:id="469">
            <w:rPr>
              <w:b/>
            </w:rPr>
          </w:rPrChange>
        </w:rPr>
        <w:t>Figure 6.</w:t>
      </w:r>
      <w:r w:rsidRPr="00B02140">
        <w:rPr>
          <w:bCs/>
        </w:rPr>
        <w:t xml:space="preserve"> Classifier performance comparison for six models trained on 64-dimensional AlphaEarth satellite embeddings (held-out validation set).</w:t>
      </w:r>
    </w:p>
    <w:p w:rsidRPr="00B02140" w:rsidR="0091218A" w:rsidRDefault="00C6244C" w14:paraId="5011FF52" w14:textId="77777777">
      <w:pPr>
        <w:ind w:left="-5" w:right="12"/>
        <w:rPr>
          <w:bCs/>
        </w:rPr>
      </w:pPr>
      <w:r w:rsidRPr="00B02140">
        <w:rPr>
          <w:bCs/>
          <w:rPrChange w:author="Jericho O'Connell" w:date="2026-05-10T18:19:00Z" w16du:dateUtc="2026-05-11T01:19:00Z" w:id="470">
            <w:rPr>
              <w:b/>
            </w:rPr>
          </w:rPrChange>
        </w:rPr>
        <w:t>Figure 7.</w:t>
      </w:r>
      <w:r w:rsidRPr="00B02140">
        <w:rPr>
          <w:bCs/>
        </w:rPr>
        <w:t xml:space="preserve"> Pacific yew population size-class distribution (DBH converted from field-measured CBH, </w:t>
      </w:r>
      <w:r w:rsidRPr="00B02140">
        <w:rPr>
          <w:bCs/>
          <w:i/>
        </w:rPr>
        <w:t>n</w:t>
      </w:r>
      <w:r w:rsidRPr="00B02140">
        <w:rPr>
          <w:bCs/>
        </w:rPr>
        <w:t xml:space="preserve"> = 120). Left panel: observed stem counts per 10-cm DBH class (green bars) versus the de Liocourt reference distribution (</w:t>
      </w:r>
      <w:r w:rsidRPr="00B02140">
        <w:rPr>
          <w:bCs/>
          <w:i/>
        </w:rPr>
        <w:t>q</w:t>
      </w:r>
      <w:r w:rsidRPr="00B02140">
        <w:rPr>
          <w:bCs/>
        </w:rPr>
        <w:t xml:space="preserve"> = 1.5; red dashed) and a negative-exponential fit to ≥30 cm classes (</w:t>
      </w:r>
      <w:r w:rsidRPr="00B02140">
        <w:rPr>
          <w:bCs/>
          <w:i/>
        </w:rPr>
        <w:t>q</w:t>
      </w:r>
      <w:r w:rsidRPr="00B02140">
        <w:rPr>
          <w:bCs/>
        </w:rPr>
        <w:t xml:space="preserve"> = 1.185; blue dash-dot). Shaded area: estimated large-tree deficit. Right panel: cumulative distribution functions with medians (observed = 12.7 cm; expected ≈ 4 cm).</w:t>
      </w:r>
    </w:p>
    <w:p w:rsidRPr="00B02140" w:rsidR="0091218A" w:rsidRDefault="00C6244C" w14:paraId="5D7CBB8A" w14:textId="77777777">
      <w:pPr>
        <w:spacing w:after="165" w:line="259" w:lineRule="auto"/>
        <w:ind w:left="-5"/>
        <w:jc w:val="left"/>
        <w:rPr>
          <w:bCs/>
        </w:rPr>
      </w:pPr>
      <w:r w:rsidRPr="00B02140">
        <w:rPr>
          <w:bCs/>
          <w:i/>
        </w:rPr>
        <w:t>Supplementary figures:</w:t>
      </w:r>
    </w:p>
    <w:p w:rsidRPr="00B02140" w:rsidR="0091218A" w:rsidRDefault="00C6244C" w14:paraId="1533734E" w14:textId="77777777">
      <w:pPr>
        <w:spacing w:after="165" w:line="259" w:lineRule="auto"/>
        <w:ind w:left="-5" w:right="12"/>
        <w:rPr>
          <w:bCs/>
        </w:rPr>
      </w:pPr>
      <w:r w:rsidRPr="00B02140">
        <w:rPr>
          <w:bCs/>
          <w:rPrChange w:author="Jericho O'Connell" w:date="2026-05-10T18:19:00Z" w16du:dateUtc="2026-05-11T01:19:00Z" w:id="471">
            <w:rPr>
              <w:b/>
            </w:rPr>
          </w:rPrChange>
        </w:rPr>
        <w:t>Figure S1.</w:t>
      </w:r>
      <w:r w:rsidRPr="00B02140">
        <w:rPr>
          <w:bCs/>
        </w:rPr>
        <w:t xml:space="preserve"> Stacked bar chart of destroyed versus remaining yew habitat in each ICH subzone.</w:t>
      </w:r>
    </w:p>
    <w:p w:rsidRPr="00B02140" w:rsidR="0091218A" w:rsidRDefault="00C6244C" w14:paraId="71DB2677" w14:textId="77777777">
      <w:pPr>
        <w:ind w:left="-5" w:right="12"/>
        <w:rPr>
          <w:bCs/>
        </w:rPr>
      </w:pPr>
      <w:r w:rsidRPr="00B02140">
        <w:rPr>
          <w:bCs/>
          <w:rPrChange w:author="Jericho O'Connell" w:date="2026-05-10T18:19:00Z" w16du:dateUtc="2026-05-11T01:19:00Z" w:id="472">
            <w:rPr>
              <w:b/>
            </w:rPr>
          </w:rPrChange>
        </w:rPr>
        <w:t>Figure S2.</w:t>
      </w:r>
      <w:r w:rsidRPr="00B02140">
        <w:rPr>
          <w:bCs/>
        </w:rPr>
        <w:t xml:space="preserve"> Coastal Douglas-fir (CDF) zone land cover breakdown and yew habitat status showing 99.1% decline.</w:t>
      </w:r>
    </w:p>
    <w:p w:rsidRPr="00B02140" w:rsidR="0091218A" w:rsidRDefault="00C6244C" w14:paraId="7F5F86BB" w14:textId="77777777">
      <w:pPr>
        <w:ind w:left="-5" w:right="12"/>
        <w:rPr>
          <w:bCs/>
        </w:rPr>
      </w:pPr>
      <w:r w:rsidRPr="00B02140">
        <w:rPr>
          <w:bCs/>
          <w:rPrChange w:author="Jericho O'Connell" w:date="2026-05-10T18:19:00Z" w16du:dateUtc="2026-05-11T01:19:00Z" w:id="473">
            <w:rPr>
              <w:b/>
            </w:rPr>
          </w:rPrChange>
        </w:rPr>
        <w:t>Figure S3.</w:t>
      </w:r>
      <w:r w:rsidRPr="00B02140">
        <w:rPr>
          <w:bCs/>
        </w:rPr>
        <w:t xml:space="preserve"> (a) Overall yew habitat status pie chart; (b) distribution of remaining habitat by BEC zone.</w:t>
      </w:r>
    </w:p>
    <w:p w:rsidRPr="00B02140" w:rsidR="0091218A" w:rsidRDefault="00C6244C" w14:paraId="0EC0BC88" w14:textId="77777777">
      <w:pPr>
        <w:spacing w:after="165" w:line="259" w:lineRule="auto"/>
        <w:ind w:left="-5" w:right="12"/>
        <w:rPr>
          <w:bCs/>
        </w:rPr>
      </w:pPr>
      <w:r w:rsidRPr="00B02140">
        <w:rPr>
          <w:bCs/>
          <w:rPrChange w:author="Jericho O'Connell" w:date="2026-05-10T18:19:00Z" w16du:dateUtc="2026-05-11T01:19:00Z" w:id="474">
            <w:rPr>
              <w:b/>
            </w:rPr>
          </w:rPrChange>
        </w:rPr>
        <w:t>Figure S4.</w:t>
      </w:r>
      <w:r w:rsidRPr="00B02140">
        <w:rPr>
          <w:bCs/>
        </w:rPr>
        <w:t xml:space="preserve"> Three-panel land cover comparison of CWH, ICH, and CDF zones.</w:t>
      </w:r>
    </w:p>
    <w:p w:rsidRPr="00B02140" w:rsidR="0091218A" w:rsidRDefault="00C6244C" w14:paraId="130D65FB" w14:textId="77777777">
      <w:pPr>
        <w:ind w:left="-5" w:right="12"/>
        <w:rPr>
          <w:bCs/>
        </w:rPr>
      </w:pPr>
      <w:r w:rsidRPr="00B02140">
        <w:rPr>
          <w:bCs/>
          <w:rPrChange w:author="Jericho O'Connell" w:date="2026-05-10T18:19:00Z" w16du:dateUtc="2026-05-11T01:19:00Z" w:id="475">
            <w:rPr>
              <w:b/>
            </w:rPr>
          </w:rPrChange>
        </w:rPr>
        <w:t>Figure S5.</w:t>
      </w:r>
      <w:r w:rsidRPr="00B02140">
        <w:rPr>
          <w:bCs/>
        </w:rPr>
        <w:t xml:space="preserve"> Scatter plot of logging intensity versus estimated yew decline across all BEC subzones. Bubble size proportional to original habitat area.</w:t>
      </w:r>
    </w:p>
    <w:p w:rsidRPr="00B02140" w:rsidR="0091218A" w:rsidRDefault="00C6244C" w14:paraId="040E06FC" w14:textId="77777777">
      <w:pPr>
        <w:ind w:left="-5" w:right="12"/>
        <w:rPr>
          <w:bCs/>
        </w:rPr>
      </w:pPr>
      <w:r w:rsidRPr="00B02140">
        <w:rPr>
          <w:bCs/>
          <w:rPrChange w:author="Jericho O'Connell" w:date="2026-05-10T18:19:00Z" w16du:dateUtc="2026-05-11T01:19:00Z" w:id="476">
            <w:rPr>
              <w:b/>
            </w:rPr>
          </w:rPrChange>
        </w:rPr>
        <w:t>Figure S6.</w:t>
      </w:r>
      <w:r w:rsidRPr="00B02140">
        <w:rPr>
          <w:bCs/>
        </w:rPr>
        <w:t xml:space="preserve"> Mean yew probability in old-growth forest across all BEC subzones with &gt;100 ha of old-growth, colour-coded by zone.</w:t>
      </w:r>
    </w:p>
    <w:p w:rsidRPr="00B02140" w:rsidR="0091218A" w:rsidRDefault="00C6244C" w14:paraId="292E98E3" w14:textId="77777777">
      <w:pPr>
        <w:spacing w:line="259" w:lineRule="auto"/>
        <w:ind w:left="-5" w:right="12"/>
        <w:rPr>
          <w:bCs/>
        </w:rPr>
      </w:pPr>
      <w:r w:rsidRPr="00B02140">
        <w:rPr>
          <w:bCs/>
          <w:rPrChange w:author="Jericho O'Connell" w:date="2026-05-10T18:19:00Z" w16du:dateUtc="2026-05-11T01:19:00Z" w:id="477">
            <w:rPr>
              <w:b/>
            </w:rPr>
          </w:rPrChange>
        </w:rPr>
        <w:t>Figure S7.</w:t>
      </w:r>
      <w:r w:rsidRPr="00B02140">
        <w:rPr>
          <w:bCs/>
        </w:rPr>
        <w:t xml:space="preserve"> Historical wildfire impact on yew habitat by decade (1910s–2020s).</w:t>
      </w:r>
    </w:p>
    <w:p w:rsidRPr="00B02140" w:rsidR="0091218A" w:rsidRDefault="00C6244C" w14:paraId="7BABFDCD" w14:textId="77777777">
      <w:pPr>
        <w:ind w:left="-5" w:right="12"/>
        <w:rPr>
          <w:bCs/>
        </w:rPr>
      </w:pPr>
      <w:r w:rsidRPr="00B02140">
        <w:rPr>
          <w:bCs/>
          <w:rPrChange w:author="Jericho O'Connell" w:date="2026-05-10T18:19:00Z" w16du:dateUtc="2026-05-11T01:19:00Z" w:id="478">
            <w:rPr>
              <w:b/>
            </w:rPr>
          </w:rPrChange>
        </w:rPr>
        <w:t>Figure S8.</w:t>
      </w:r>
      <w:r w:rsidRPr="00B02140">
        <w:rPr>
          <w:bCs/>
        </w:rPr>
        <w:t xml:space="preserve"> Example study tiles showing raw yew probability (top) and VRI logging classification (bottom) for four representative locations.</w:t>
      </w:r>
    </w:p>
    <w:p w:rsidRPr="00B02140" w:rsidR="0091218A" w:rsidRDefault="00C6244C" w14:paraId="10348A4D" w14:textId="77777777">
      <w:pPr>
        <w:ind w:left="-5" w:right="12"/>
        <w:rPr>
          <w:bCs/>
        </w:rPr>
      </w:pPr>
      <w:r w:rsidRPr="00B02140">
        <w:rPr>
          <w:bCs/>
          <w:rPrChange w:author="Jericho O'Connell" w:date="2026-05-10T18:19:00Z" w16du:dateUtc="2026-05-11T01:19:00Z" w:id="479">
            <w:rPr>
              <w:b/>
            </w:rPr>
          </w:rPrChange>
        </w:rPr>
        <w:t>Figure S9.</w:t>
      </w:r>
      <w:r w:rsidRPr="00B02140">
        <w:rPr>
          <w:bCs/>
        </w:rPr>
        <w:t xml:space="preserve"> Logging age class distribution (&lt;20 yr, 20–40 yr, 40–80 yr) across CWH, ICH, and CDF zones.</w:t>
      </w:r>
    </w:p>
    <w:p w:rsidRPr="00B02140" w:rsidR="0091218A" w:rsidRDefault="00C6244C" w14:paraId="4AAA63F2" w14:textId="77777777">
      <w:pPr>
        <w:ind w:left="-5" w:right="12"/>
        <w:rPr>
          <w:bCs/>
        </w:rPr>
      </w:pPr>
      <w:r w:rsidRPr="00B02140">
        <w:rPr>
          <w:bCs/>
          <w:rPrChange w:author="Jericho O'Connell" w:date="2026-05-10T18:19:00Z" w16du:dateUtc="2026-05-11T01:19:00Z" w:id="480">
            <w:rPr>
              <w:b/>
            </w:rPr>
          </w:rPrChange>
        </w:rPr>
        <w:t>Figure S10.</w:t>
      </w:r>
      <w:r w:rsidRPr="00B02140">
        <w:rPr>
          <w:bCs/>
        </w:rPr>
        <w:t xml:space="preserve"> Summary of threats to Pacific yew showing quantified modelled impacts alongside estimated secondary threat magnitudes.</w:t>
      </w:r>
    </w:p>
    <w:p w:rsidRPr="00B02140" w:rsidR="0091218A" w:rsidRDefault="00C6244C" w14:paraId="05C908B2" w14:textId="77777777">
      <w:pPr>
        <w:spacing w:after="165" w:line="259" w:lineRule="auto"/>
        <w:ind w:left="-5" w:right="12"/>
        <w:rPr>
          <w:bCs/>
        </w:rPr>
      </w:pPr>
      <w:r w:rsidRPr="00B02140">
        <w:rPr>
          <w:bCs/>
          <w:rPrChange w:author="Jericho O'Connell" w:date="2026-05-10T18:19:00Z" w16du:dateUtc="2026-05-11T01:19:00Z" w:id="481">
            <w:rPr>
              <w:b/>
            </w:rPr>
          </w:rPrChange>
        </w:rPr>
        <w:t>Figure S11.</w:t>
      </w:r>
      <w:r w:rsidRPr="00B02140">
        <w:rPr>
          <w:bCs/>
        </w:rPr>
        <w:t xml:space="preserve"> Heatmap of key metrics across the top 25 most-impacted BEC subzones.</w:t>
      </w:r>
    </w:p>
    <w:p w:rsidRPr="00B02140" w:rsidR="0091218A" w:rsidRDefault="00C6244C" w14:paraId="0C5F369C" w14:textId="77777777">
      <w:pPr>
        <w:ind w:left="-5" w:right="12"/>
        <w:rPr>
          <w:bCs/>
        </w:rPr>
      </w:pPr>
      <w:r w:rsidRPr="00B02140">
        <w:rPr>
          <w:bCs/>
          <w:rPrChange w:author="Jericho O'Connell" w:date="2026-05-10T18:19:00Z" w16du:dateUtc="2026-05-11T01:19:00Z" w:id="482">
            <w:rPr>
              <w:b/>
            </w:rPr>
          </w:rPrChange>
        </w:rPr>
        <w:t>Figure S12.</w:t>
      </w:r>
      <w:r w:rsidRPr="00B02140">
        <w:rPr>
          <w:bCs/>
        </w:rPr>
        <w:t xml:space="preserve"> Old-growth versus logged forest areas in CWH, ICH, and CDF, showing the oldgrowth:logged ratio.</w:t>
      </w:r>
    </w:p>
    <w:p w:rsidRPr="00B02140" w:rsidR="0091218A" w:rsidRDefault="00C6244C" w14:paraId="3BBEBD03" w14:textId="77777777">
      <w:pPr>
        <w:spacing w:line="259" w:lineRule="auto"/>
        <w:ind w:left="-5" w:right="12"/>
        <w:rPr>
          <w:bCs/>
        </w:rPr>
      </w:pPr>
      <w:r w:rsidRPr="00B02140">
        <w:rPr>
          <w:bCs/>
          <w:rPrChange w:author="Jericho O'Connell" w:date="2026-05-10T18:19:00Z" w16du:dateUtc="2026-05-11T01:19:00Z" w:id="483">
            <w:rPr>
              <w:b/>
            </w:rPr>
          </w:rPrChange>
        </w:rPr>
        <w:t>Figure S13.</w:t>
      </w:r>
      <w:r w:rsidRPr="00B02140">
        <w:rPr>
          <w:bCs/>
        </w:rPr>
        <w:t xml:space="preserve"> Decline pathway waterfall charts for CWH, ICH, and CDF zones separately.</w:t>
      </w:r>
    </w:p>
    <w:sectPr w:rsidRPr="00B02140" w:rsidR="0091218A">
      <w:footerReference w:type="even" r:id="rId13"/>
      <w:footerReference w:type="default" r:id="rId14"/>
      <w:footerReference w:type="first" r:id="rId15"/>
      <w:pgSz w:w="11906" w:h="16838" w:orient="portrait"/>
      <w:pgMar w:top="1425" w:right="1510" w:bottom="1583" w:left="1537" w:header="720" w:footer="59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C36AB" w:rsidRDefault="006C36AB" w14:paraId="1FAB0675" w14:textId="77777777">
      <w:pPr>
        <w:spacing w:after="0" w:line="240" w:lineRule="auto"/>
      </w:pPr>
      <w:r>
        <w:separator/>
      </w:r>
    </w:p>
  </w:endnote>
  <w:endnote w:type="continuationSeparator" w:id="0">
    <w:p w:rsidR="006C36AB" w:rsidRDefault="006C36AB" w14:paraId="0F041892"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0000000000000000000"/>
    <w:charset w:val="00"/>
    <w:family w:val="roman"/>
    <w:notTrueType/>
    <w:pitch w:val="default"/>
  </w:font>
  <w:font w:name="Yu Mincho">
    <w:altName w:val="游明朝"/>
    <w:panose1 w:val="00000000000000000000"/>
    <w:charset w:val="80"/>
    <w:family w:val="roman"/>
    <w:notTrueType/>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1218A" w:rsidRDefault="00C6244C" w14:paraId="5C01E2AC" w14:textId="77777777">
    <w:pPr>
      <w:spacing w:after="0" w:line="259" w:lineRule="auto"/>
      <w:ind w:left="0" w:right="27" w:firstLine="0"/>
      <w:jc w:val="center"/>
    </w:pPr>
    <w:r>
      <w:fldChar w:fldCharType="begin"/>
    </w:r>
    <w:r>
      <w:instrText xml:space="preserve"> PAGE   \* MERGEFORMAT </w:instrText>
    </w:r>
    <w:r>
      <w:fldChar w:fldCharType="separate"/>
    </w:r>
    <w:r>
      <w:rPr>
        <w:rFonts w:ascii="Courier New" w:hAnsi="Courier New" w:eastAsia="Courier New" w:cs="Courier New"/>
        <w:color w:val="000000"/>
        <w:sz w:val="20"/>
      </w:rPr>
      <w:t>1</w:t>
    </w:r>
    <w:r>
      <w:rPr>
        <w:rFonts w:ascii="Courier New" w:hAnsi="Courier New" w:eastAsia="Courier New" w:cs="Courier New"/>
        <w:color w:val="000000"/>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1218A" w:rsidRDefault="00C6244C" w14:paraId="75ED7486" w14:textId="77777777">
    <w:pPr>
      <w:spacing w:after="0" w:line="259" w:lineRule="auto"/>
      <w:ind w:left="0" w:right="27" w:firstLine="0"/>
      <w:jc w:val="center"/>
    </w:pPr>
    <w:r>
      <w:fldChar w:fldCharType="begin"/>
    </w:r>
    <w:r>
      <w:instrText xml:space="preserve"> PAGE   \* MERGEFORMAT </w:instrText>
    </w:r>
    <w:r>
      <w:fldChar w:fldCharType="separate"/>
    </w:r>
    <w:r>
      <w:rPr>
        <w:rFonts w:ascii="Courier New" w:hAnsi="Courier New" w:eastAsia="Courier New" w:cs="Courier New"/>
        <w:color w:val="000000"/>
        <w:sz w:val="20"/>
      </w:rPr>
      <w:t>1</w:t>
    </w:r>
    <w:r>
      <w:rPr>
        <w:rFonts w:ascii="Courier New" w:hAnsi="Courier New" w:eastAsia="Courier New" w:cs="Courier New"/>
        <w:color w:val="000000"/>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1218A" w:rsidRDefault="00C6244C" w14:paraId="5133885D" w14:textId="77777777">
    <w:pPr>
      <w:spacing w:after="0" w:line="259" w:lineRule="auto"/>
      <w:ind w:left="0" w:right="27" w:firstLine="0"/>
      <w:jc w:val="center"/>
    </w:pPr>
    <w:r>
      <w:fldChar w:fldCharType="begin"/>
    </w:r>
    <w:r>
      <w:instrText xml:space="preserve"> PAGE   \* MERGEFORMAT </w:instrText>
    </w:r>
    <w:r>
      <w:fldChar w:fldCharType="separate"/>
    </w:r>
    <w:r>
      <w:rPr>
        <w:rFonts w:ascii="Courier New" w:hAnsi="Courier New" w:eastAsia="Courier New" w:cs="Courier New"/>
        <w:color w:val="000000"/>
        <w:sz w:val="20"/>
      </w:rPr>
      <w:t>1</w:t>
    </w:r>
    <w:r>
      <w:rPr>
        <w:rFonts w:ascii="Courier New" w:hAnsi="Courier New" w:eastAsia="Courier New" w:cs="Courier New"/>
        <w:color w:val="000000"/>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C36AB" w:rsidRDefault="006C36AB" w14:paraId="6B9EDCCD" w14:textId="77777777">
      <w:pPr>
        <w:spacing w:after="0" w:line="240" w:lineRule="auto"/>
      </w:pPr>
      <w:r>
        <w:separator/>
      </w:r>
    </w:p>
  </w:footnote>
  <w:footnote w:type="continuationSeparator" w:id="0">
    <w:p w:rsidR="006C36AB" w:rsidRDefault="006C36AB" w14:paraId="61D025FE"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B66775"/>
    <w:multiLevelType w:val="hybridMultilevel"/>
    <w:tmpl w:val="7D4078EC"/>
    <w:lvl w:ilvl="0" w:tplc="8D06A950">
      <w:start w:val="1"/>
      <w:numFmt w:val="bullet"/>
      <w:lvlText w:val="-"/>
      <w:lvlJc w:val="left"/>
      <w:pPr>
        <w:ind w:left="10"/>
      </w:pPr>
      <w:rPr>
        <w:rFonts w:ascii="Times New Roman" w:hAnsi="Times New Roman" w:eastAsia="Times New Roman" w:cs="Times New Roman"/>
        <w:b w:val="0"/>
        <w:i w:val="0"/>
        <w:strike w:val="0"/>
        <w:dstrike w:val="0"/>
        <w:color w:val="111111"/>
        <w:sz w:val="22"/>
        <w:szCs w:val="22"/>
        <w:u w:val="none" w:color="000000"/>
        <w:bdr w:val="none" w:color="auto" w:sz="0" w:space="0"/>
        <w:shd w:val="clear" w:color="auto" w:fill="auto"/>
        <w:vertAlign w:val="baseline"/>
      </w:rPr>
    </w:lvl>
    <w:lvl w:ilvl="1" w:tplc="FF04C85A">
      <w:start w:val="1"/>
      <w:numFmt w:val="bullet"/>
      <w:lvlText w:val="o"/>
      <w:lvlJc w:val="left"/>
      <w:pPr>
        <w:ind w:left="1080"/>
      </w:pPr>
      <w:rPr>
        <w:rFonts w:ascii="Times New Roman" w:hAnsi="Times New Roman" w:eastAsia="Times New Roman" w:cs="Times New Roman"/>
        <w:b w:val="0"/>
        <w:i w:val="0"/>
        <w:strike w:val="0"/>
        <w:dstrike w:val="0"/>
        <w:color w:val="111111"/>
        <w:sz w:val="22"/>
        <w:szCs w:val="22"/>
        <w:u w:val="none" w:color="000000"/>
        <w:bdr w:val="none" w:color="auto" w:sz="0" w:space="0"/>
        <w:shd w:val="clear" w:color="auto" w:fill="auto"/>
        <w:vertAlign w:val="baseline"/>
      </w:rPr>
    </w:lvl>
    <w:lvl w:ilvl="2" w:tplc="DD8CD368">
      <w:start w:val="1"/>
      <w:numFmt w:val="bullet"/>
      <w:lvlText w:val="▪"/>
      <w:lvlJc w:val="left"/>
      <w:pPr>
        <w:ind w:left="1800"/>
      </w:pPr>
      <w:rPr>
        <w:rFonts w:ascii="Times New Roman" w:hAnsi="Times New Roman" w:eastAsia="Times New Roman" w:cs="Times New Roman"/>
        <w:b w:val="0"/>
        <w:i w:val="0"/>
        <w:strike w:val="0"/>
        <w:dstrike w:val="0"/>
        <w:color w:val="111111"/>
        <w:sz w:val="22"/>
        <w:szCs w:val="22"/>
        <w:u w:val="none" w:color="000000"/>
        <w:bdr w:val="none" w:color="auto" w:sz="0" w:space="0"/>
        <w:shd w:val="clear" w:color="auto" w:fill="auto"/>
        <w:vertAlign w:val="baseline"/>
      </w:rPr>
    </w:lvl>
    <w:lvl w:ilvl="3" w:tplc="B38EED42">
      <w:start w:val="1"/>
      <w:numFmt w:val="bullet"/>
      <w:lvlText w:val="•"/>
      <w:lvlJc w:val="left"/>
      <w:pPr>
        <w:ind w:left="2520"/>
      </w:pPr>
      <w:rPr>
        <w:rFonts w:ascii="Times New Roman" w:hAnsi="Times New Roman" w:eastAsia="Times New Roman" w:cs="Times New Roman"/>
        <w:b w:val="0"/>
        <w:i w:val="0"/>
        <w:strike w:val="0"/>
        <w:dstrike w:val="0"/>
        <w:color w:val="111111"/>
        <w:sz w:val="22"/>
        <w:szCs w:val="22"/>
        <w:u w:val="none" w:color="000000"/>
        <w:bdr w:val="none" w:color="auto" w:sz="0" w:space="0"/>
        <w:shd w:val="clear" w:color="auto" w:fill="auto"/>
        <w:vertAlign w:val="baseline"/>
      </w:rPr>
    </w:lvl>
    <w:lvl w:ilvl="4" w:tplc="A3F0C44E">
      <w:start w:val="1"/>
      <w:numFmt w:val="bullet"/>
      <w:lvlText w:val="o"/>
      <w:lvlJc w:val="left"/>
      <w:pPr>
        <w:ind w:left="3240"/>
      </w:pPr>
      <w:rPr>
        <w:rFonts w:ascii="Times New Roman" w:hAnsi="Times New Roman" w:eastAsia="Times New Roman" w:cs="Times New Roman"/>
        <w:b w:val="0"/>
        <w:i w:val="0"/>
        <w:strike w:val="0"/>
        <w:dstrike w:val="0"/>
        <w:color w:val="111111"/>
        <w:sz w:val="22"/>
        <w:szCs w:val="22"/>
        <w:u w:val="none" w:color="000000"/>
        <w:bdr w:val="none" w:color="auto" w:sz="0" w:space="0"/>
        <w:shd w:val="clear" w:color="auto" w:fill="auto"/>
        <w:vertAlign w:val="baseline"/>
      </w:rPr>
    </w:lvl>
    <w:lvl w:ilvl="5" w:tplc="8B9422F2">
      <w:start w:val="1"/>
      <w:numFmt w:val="bullet"/>
      <w:lvlText w:val="▪"/>
      <w:lvlJc w:val="left"/>
      <w:pPr>
        <w:ind w:left="3960"/>
      </w:pPr>
      <w:rPr>
        <w:rFonts w:ascii="Times New Roman" w:hAnsi="Times New Roman" w:eastAsia="Times New Roman" w:cs="Times New Roman"/>
        <w:b w:val="0"/>
        <w:i w:val="0"/>
        <w:strike w:val="0"/>
        <w:dstrike w:val="0"/>
        <w:color w:val="111111"/>
        <w:sz w:val="22"/>
        <w:szCs w:val="22"/>
        <w:u w:val="none" w:color="000000"/>
        <w:bdr w:val="none" w:color="auto" w:sz="0" w:space="0"/>
        <w:shd w:val="clear" w:color="auto" w:fill="auto"/>
        <w:vertAlign w:val="baseline"/>
      </w:rPr>
    </w:lvl>
    <w:lvl w:ilvl="6" w:tplc="E1FC37EA">
      <w:start w:val="1"/>
      <w:numFmt w:val="bullet"/>
      <w:lvlText w:val="•"/>
      <w:lvlJc w:val="left"/>
      <w:pPr>
        <w:ind w:left="4680"/>
      </w:pPr>
      <w:rPr>
        <w:rFonts w:ascii="Times New Roman" w:hAnsi="Times New Roman" w:eastAsia="Times New Roman" w:cs="Times New Roman"/>
        <w:b w:val="0"/>
        <w:i w:val="0"/>
        <w:strike w:val="0"/>
        <w:dstrike w:val="0"/>
        <w:color w:val="111111"/>
        <w:sz w:val="22"/>
        <w:szCs w:val="22"/>
        <w:u w:val="none" w:color="000000"/>
        <w:bdr w:val="none" w:color="auto" w:sz="0" w:space="0"/>
        <w:shd w:val="clear" w:color="auto" w:fill="auto"/>
        <w:vertAlign w:val="baseline"/>
      </w:rPr>
    </w:lvl>
    <w:lvl w:ilvl="7" w:tplc="5550432A">
      <w:start w:val="1"/>
      <w:numFmt w:val="bullet"/>
      <w:lvlText w:val="o"/>
      <w:lvlJc w:val="left"/>
      <w:pPr>
        <w:ind w:left="5400"/>
      </w:pPr>
      <w:rPr>
        <w:rFonts w:ascii="Times New Roman" w:hAnsi="Times New Roman" w:eastAsia="Times New Roman" w:cs="Times New Roman"/>
        <w:b w:val="0"/>
        <w:i w:val="0"/>
        <w:strike w:val="0"/>
        <w:dstrike w:val="0"/>
        <w:color w:val="111111"/>
        <w:sz w:val="22"/>
        <w:szCs w:val="22"/>
        <w:u w:val="none" w:color="000000"/>
        <w:bdr w:val="none" w:color="auto" w:sz="0" w:space="0"/>
        <w:shd w:val="clear" w:color="auto" w:fill="auto"/>
        <w:vertAlign w:val="baseline"/>
      </w:rPr>
    </w:lvl>
    <w:lvl w:ilvl="8" w:tplc="F01034C4">
      <w:start w:val="1"/>
      <w:numFmt w:val="bullet"/>
      <w:lvlText w:val="▪"/>
      <w:lvlJc w:val="left"/>
      <w:pPr>
        <w:ind w:left="6120"/>
      </w:pPr>
      <w:rPr>
        <w:rFonts w:ascii="Times New Roman" w:hAnsi="Times New Roman" w:eastAsia="Times New Roman" w:cs="Times New Roman"/>
        <w:b w:val="0"/>
        <w:i w:val="0"/>
        <w:strike w:val="0"/>
        <w:dstrike w:val="0"/>
        <w:color w:val="111111"/>
        <w:sz w:val="22"/>
        <w:szCs w:val="22"/>
        <w:u w:val="none" w:color="000000"/>
        <w:bdr w:val="none" w:color="auto" w:sz="0" w:space="0"/>
        <w:shd w:val="clear" w:color="auto" w:fill="auto"/>
        <w:vertAlign w:val="baseline"/>
      </w:rPr>
    </w:lvl>
  </w:abstractNum>
  <w:abstractNum w:abstractNumId="1" w15:restartNumberingAfterBreak="0">
    <w:nsid w:val="0EB61637"/>
    <w:multiLevelType w:val="hybridMultilevel"/>
    <w:tmpl w:val="E30E196C"/>
    <w:lvl w:ilvl="0" w:tplc="92705110">
      <w:start w:val="1"/>
      <w:numFmt w:val="bullet"/>
      <w:lvlText w:val="-"/>
      <w:lvlJc w:val="left"/>
      <w:pPr>
        <w:ind w:left="128"/>
      </w:pPr>
      <w:rPr>
        <w:rFonts w:ascii="Times New Roman" w:hAnsi="Times New Roman" w:eastAsia="Times New Roman" w:cs="Times New Roman"/>
        <w:b w:val="0"/>
        <w:i w:val="0"/>
        <w:strike w:val="0"/>
        <w:dstrike w:val="0"/>
        <w:color w:val="111111"/>
        <w:sz w:val="22"/>
        <w:szCs w:val="22"/>
        <w:u w:val="none" w:color="000000"/>
        <w:bdr w:val="none" w:color="auto" w:sz="0" w:space="0"/>
        <w:shd w:val="clear" w:color="auto" w:fill="auto"/>
        <w:vertAlign w:val="baseline"/>
      </w:rPr>
    </w:lvl>
    <w:lvl w:ilvl="1" w:tplc="45A09C78">
      <w:start w:val="1"/>
      <w:numFmt w:val="bullet"/>
      <w:lvlText w:val="o"/>
      <w:lvlJc w:val="left"/>
      <w:pPr>
        <w:ind w:left="1080"/>
      </w:pPr>
      <w:rPr>
        <w:rFonts w:ascii="Times New Roman" w:hAnsi="Times New Roman" w:eastAsia="Times New Roman" w:cs="Times New Roman"/>
        <w:b w:val="0"/>
        <w:i w:val="0"/>
        <w:strike w:val="0"/>
        <w:dstrike w:val="0"/>
        <w:color w:val="111111"/>
        <w:sz w:val="22"/>
        <w:szCs w:val="22"/>
        <w:u w:val="none" w:color="000000"/>
        <w:bdr w:val="none" w:color="auto" w:sz="0" w:space="0"/>
        <w:shd w:val="clear" w:color="auto" w:fill="auto"/>
        <w:vertAlign w:val="baseline"/>
      </w:rPr>
    </w:lvl>
    <w:lvl w:ilvl="2" w:tplc="3222AD50">
      <w:start w:val="1"/>
      <w:numFmt w:val="bullet"/>
      <w:lvlText w:val="▪"/>
      <w:lvlJc w:val="left"/>
      <w:pPr>
        <w:ind w:left="1800"/>
      </w:pPr>
      <w:rPr>
        <w:rFonts w:ascii="Times New Roman" w:hAnsi="Times New Roman" w:eastAsia="Times New Roman" w:cs="Times New Roman"/>
        <w:b w:val="0"/>
        <w:i w:val="0"/>
        <w:strike w:val="0"/>
        <w:dstrike w:val="0"/>
        <w:color w:val="111111"/>
        <w:sz w:val="22"/>
        <w:szCs w:val="22"/>
        <w:u w:val="none" w:color="000000"/>
        <w:bdr w:val="none" w:color="auto" w:sz="0" w:space="0"/>
        <w:shd w:val="clear" w:color="auto" w:fill="auto"/>
        <w:vertAlign w:val="baseline"/>
      </w:rPr>
    </w:lvl>
    <w:lvl w:ilvl="3" w:tplc="4EA0B8BC">
      <w:start w:val="1"/>
      <w:numFmt w:val="bullet"/>
      <w:lvlText w:val="•"/>
      <w:lvlJc w:val="left"/>
      <w:pPr>
        <w:ind w:left="2520"/>
      </w:pPr>
      <w:rPr>
        <w:rFonts w:ascii="Times New Roman" w:hAnsi="Times New Roman" w:eastAsia="Times New Roman" w:cs="Times New Roman"/>
        <w:b w:val="0"/>
        <w:i w:val="0"/>
        <w:strike w:val="0"/>
        <w:dstrike w:val="0"/>
        <w:color w:val="111111"/>
        <w:sz w:val="22"/>
        <w:szCs w:val="22"/>
        <w:u w:val="none" w:color="000000"/>
        <w:bdr w:val="none" w:color="auto" w:sz="0" w:space="0"/>
        <w:shd w:val="clear" w:color="auto" w:fill="auto"/>
        <w:vertAlign w:val="baseline"/>
      </w:rPr>
    </w:lvl>
    <w:lvl w:ilvl="4" w:tplc="9542A542">
      <w:start w:val="1"/>
      <w:numFmt w:val="bullet"/>
      <w:lvlText w:val="o"/>
      <w:lvlJc w:val="left"/>
      <w:pPr>
        <w:ind w:left="3240"/>
      </w:pPr>
      <w:rPr>
        <w:rFonts w:ascii="Times New Roman" w:hAnsi="Times New Roman" w:eastAsia="Times New Roman" w:cs="Times New Roman"/>
        <w:b w:val="0"/>
        <w:i w:val="0"/>
        <w:strike w:val="0"/>
        <w:dstrike w:val="0"/>
        <w:color w:val="111111"/>
        <w:sz w:val="22"/>
        <w:szCs w:val="22"/>
        <w:u w:val="none" w:color="000000"/>
        <w:bdr w:val="none" w:color="auto" w:sz="0" w:space="0"/>
        <w:shd w:val="clear" w:color="auto" w:fill="auto"/>
        <w:vertAlign w:val="baseline"/>
      </w:rPr>
    </w:lvl>
    <w:lvl w:ilvl="5" w:tplc="7660DC5E">
      <w:start w:val="1"/>
      <w:numFmt w:val="bullet"/>
      <w:lvlText w:val="▪"/>
      <w:lvlJc w:val="left"/>
      <w:pPr>
        <w:ind w:left="3960"/>
      </w:pPr>
      <w:rPr>
        <w:rFonts w:ascii="Times New Roman" w:hAnsi="Times New Roman" w:eastAsia="Times New Roman" w:cs="Times New Roman"/>
        <w:b w:val="0"/>
        <w:i w:val="0"/>
        <w:strike w:val="0"/>
        <w:dstrike w:val="0"/>
        <w:color w:val="111111"/>
        <w:sz w:val="22"/>
        <w:szCs w:val="22"/>
        <w:u w:val="none" w:color="000000"/>
        <w:bdr w:val="none" w:color="auto" w:sz="0" w:space="0"/>
        <w:shd w:val="clear" w:color="auto" w:fill="auto"/>
        <w:vertAlign w:val="baseline"/>
      </w:rPr>
    </w:lvl>
    <w:lvl w:ilvl="6" w:tplc="BF70D348">
      <w:start w:val="1"/>
      <w:numFmt w:val="bullet"/>
      <w:lvlText w:val="•"/>
      <w:lvlJc w:val="left"/>
      <w:pPr>
        <w:ind w:left="4680"/>
      </w:pPr>
      <w:rPr>
        <w:rFonts w:ascii="Times New Roman" w:hAnsi="Times New Roman" w:eastAsia="Times New Roman" w:cs="Times New Roman"/>
        <w:b w:val="0"/>
        <w:i w:val="0"/>
        <w:strike w:val="0"/>
        <w:dstrike w:val="0"/>
        <w:color w:val="111111"/>
        <w:sz w:val="22"/>
        <w:szCs w:val="22"/>
        <w:u w:val="none" w:color="000000"/>
        <w:bdr w:val="none" w:color="auto" w:sz="0" w:space="0"/>
        <w:shd w:val="clear" w:color="auto" w:fill="auto"/>
        <w:vertAlign w:val="baseline"/>
      </w:rPr>
    </w:lvl>
    <w:lvl w:ilvl="7" w:tplc="158259E6">
      <w:start w:val="1"/>
      <w:numFmt w:val="bullet"/>
      <w:lvlText w:val="o"/>
      <w:lvlJc w:val="left"/>
      <w:pPr>
        <w:ind w:left="5400"/>
      </w:pPr>
      <w:rPr>
        <w:rFonts w:ascii="Times New Roman" w:hAnsi="Times New Roman" w:eastAsia="Times New Roman" w:cs="Times New Roman"/>
        <w:b w:val="0"/>
        <w:i w:val="0"/>
        <w:strike w:val="0"/>
        <w:dstrike w:val="0"/>
        <w:color w:val="111111"/>
        <w:sz w:val="22"/>
        <w:szCs w:val="22"/>
        <w:u w:val="none" w:color="000000"/>
        <w:bdr w:val="none" w:color="auto" w:sz="0" w:space="0"/>
        <w:shd w:val="clear" w:color="auto" w:fill="auto"/>
        <w:vertAlign w:val="baseline"/>
      </w:rPr>
    </w:lvl>
    <w:lvl w:ilvl="8" w:tplc="680AD18E">
      <w:start w:val="1"/>
      <w:numFmt w:val="bullet"/>
      <w:lvlText w:val="▪"/>
      <w:lvlJc w:val="left"/>
      <w:pPr>
        <w:ind w:left="6120"/>
      </w:pPr>
      <w:rPr>
        <w:rFonts w:ascii="Times New Roman" w:hAnsi="Times New Roman" w:eastAsia="Times New Roman" w:cs="Times New Roman"/>
        <w:b w:val="0"/>
        <w:i w:val="0"/>
        <w:strike w:val="0"/>
        <w:dstrike w:val="0"/>
        <w:color w:val="111111"/>
        <w:sz w:val="22"/>
        <w:szCs w:val="22"/>
        <w:u w:val="none" w:color="000000"/>
        <w:bdr w:val="none" w:color="auto" w:sz="0" w:space="0"/>
        <w:shd w:val="clear" w:color="auto" w:fill="auto"/>
        <w:vertAlign w:val="baseline"/>
      </w:rPr>
    </w:lvl>
  </w:abstractNum>
  <w:abstractNum w:abstractNumId="2" w15:restartNumberingAfterBreak="0">
    <w:nsid w:val="14761641"/>
    <w:multiLevelType w:val="hybridMultilevel"/>
    <w:tmpl w:val="FB987F08"/>
    <w:lvl w:ilvl="0" w:tplc="CDAE2400">
      <w:start w:val="1"/>
      <w:numFmt w:val="bullet"/>
      <w:lvlText w:val="•"/>
      <w:lvlJc w:val="left"/>
      <w:pPr>
        <w:ind w:left="330"/>
      </w:pPr>
      <w:rPr>
        <w:rFonts w:ascii="Times New Roman" w:hAnsi="Times New Roman" w:eastAsia="Times New Roman" w:cs="Times New Roman"/>
        <w:b w:val="0"/>
        <w:i w:val="0"/>
        <w:strike w:val="0"/>
        <w:dstrike w:val="0"/>
        <w:color w:val="111111"/>
        <w:sz w:val="22"/>
        <w:szCs w:val="22"/>
        <w:u w:val="none" w:color="000000"/>
        <w:bdr w:val="none" w:color="auto" w:sz="0" w:space="0"/>
        <w:shd w:val="clear" w:color="auto" w:fill="auto"/>
        <w:vertAlign w:val="baseline"/>
      </w:rPr>
    </w:lvl>
    <w:lvl w:ilvl="1" w:tplc="6C84A304">
      <w:start w:val="1"/>
      <w:numFmt w:val="bullet"/>
      <w:lvlText w:val="o"/>
      <w:lvlJc w:val="left"/>
      <w:pPr>
        <w:ind w:left="1278"/>
      </w:pPr>
      <w:rPr>
        <w:rFonts w:ascii="Times New Roman" w:hAnsi="Times New Roman" w:eastAsia="Times New Roman" w:cs="Times New Roman"/>
        <w:b w:val="0"/>
        <w:i w:val="0"/>
        <w:strike w:val="0"/>
        <w:dstrike w:val="0"/>
        <w:color w:val="111111"/>
        <w:sz w:val="22"/>
        <w:szCs w:val="22"/>
        <w:u w:val="none" w:color="000000"/>
        <w:bdr w:val="none" w:color="auto" w:sz="0" w:space="0"/>
        <w:shd w:val="clear" w:color="auto" w:fill="auto"/>
        <w:vertAlign w:val="baseline"/>
      </w:rPr>
    </w:lvl>
    <w:lvl w:ilvl="2" w:tplc="3F807E0C">
      <w:start w:val="1"/>
      <w:numFmt w:val="bullet"/>
      <w:lvlText w:val="▪"/>
      <w:lvlJc w:val="left"/>
      <w:pPr>
        <w:ind w:left="1998"/>
      </w:pPr>
      <w:rPr>
        <w:rFonts w:ascii="Times New Roman" w:hAnsi="Times New Roman" w:eastAsia="Times New Roman" w:cs="Times New Roman"/>
        <w:b w:val="0"/>
        <w:i w:val="0"/>
        <w:strike w:val="0"/>
        <w:dstrike w:val="0"/>
        <w:color w:val="111111"/>
        <w:sz w:val="22"/>
        <w:szCs w:val="22"/>
        <w:u w:val="none" w:color="000000"/>
        <w:bdr w:val="none" w:color="auto" w:sz="0" w:space="0"/>
        <w:shd w:val="clear" w:color="auto" w:fill="auto"/>
        <w:vertAlign w:val="baseline"/>
      </w:rPr>
    </w:lvl>
    <w:lvl w:ilvl="3" w:tplc="0A4C658E">
      <w:start w:val="1"/>
      <w:numFmt w:val="bullet"/>
      <w:lvlText w:val="•"/>
      <w:lvlJc w:val="left"/>
      <w:pPr>
        <w:ind w:left="2718"/>
      </w:pPr>
      <w:rPr>
        <w:rFonts w:ascii="Times New Roman" w:hAnsi="Times New Roman" w:eastAsia="Times New Roman" w:cs="Times New Roman"/>
        <w:b w:val="0"/>
        <w:i w:val="0"/>
        <w:strike w:val="0"/>
        <w:dstrike w:val="0"/>
        <w:color w:val="111111"/>
        <w:sz w:val="22"/>
        <w:szCs w:val="22"/>
        <w:u w:val="none" w:color="000000"/>
        <w:bdr w:val="none" w:color="auto" w:sz="0" w:space="0"/>
        <w:shd w:val="clear" w:color="auto" w:fill="auto"/>
        <w:vertAlign w:val="baseline"/>
      </w:rPr>
    </w:lvl>
    <w:lvl w:ilvl="4" w:tplc="6514131E">
      <w:start w:val="1"/>
      <w:numFmt w:val="bullet"/>
      <w:lvlText w:val="o"/>
      <w:lvlJc w:val="left"/>
      <w:pPr>
        <w:ind w:left="3438"/>
      </w:pPr>
      <w:rPr>
        <w:rFonts w:ascii="Times New Roman" w:hAnsi="Times New Roman" w:eastAsia="Times New Roman" w:cs="Times New Roman"/>
        <w:b w:val="0"/>
        <w:i w:val="0"/>
        <w:strike w:val="0"/>
        <w:dstrike w:val="0"/>
        <w:color w:val="111111"/>
        <w:sz w:val="22"/>
        <w:szCs w:val="22"/>
        <w:u w:val="none" w:color="000000"/>
        <w:bdr w:val="none" w:color="auto" w:sz="0" w:space="0"/>
        <w:shd w:val="clear" w:color="auto" w:fill="auto"/>
        <w:vertAlign w:val="baseline"/>
      </w:rPr>
    </w:lvl>
    <w:lvl w:ilvl="5" w:tplc="E6ECAC04">
      <w:start w:val="1"/>
      <w:numFmt w:val="bullet"/>
      <w:lvlText w:val="▪"/>
      <w:lvlJc w:val="left"/>
      <w:pPr>
        <w:ind w:left="4158"/>
      </w:pPr>
      <w:rPr>
        <w:rFonts w:ascii="Times New Roman" w:hAnsi="Times New Roman" w:eastAsia="Times New Roman" w:cs="Times New Roman"/>
        <w:b w:val="0"/>
        <w:i w:val="0"/>
        <w:strike w:val="0"/>
        <w:dstrike w:val="0"/>
        <w:color w:val="111111"/>
        <w:sz w:val="22"/>
        <w:szCs w:val="22"/>
        <w:u w:val="none" w:color="000000"/>
        <w:bdr w:val="none" w:color="auto" w:sz="0" w:space="0"/>
        <w:shd w:val="clear" w:color="auto" w:fill="auto"/>
        <w:vertAlign w:val="baseline"/>
      </w:rPr>
    </w:lvl>
    <w:lvl w:ilvl="6" w:tplc="81F87D44">
      <w:start w:val="1"/>
      <w:numFmt w:val="bullet"/>
      <w:lvlText w:val="•"/>
      <w:lvlJc w:val="left"/>
      <w:pPr>
        <w:ind w:left="4878"/>
      </w:pPr>
      <w:rPr>
        <w:rFonts w:ascii="Times New Roman" w:hAnsi="Times New Roman" w:eastAsia="Times New Roman" w:cs="Times New Roman"/>
        <w:b w:val="0"/>
        <w:i w:val="0"/>
        <w:strike w:val="0"/>
        <w:dstrike w:val="0"/>
        <w:color w:val="111111"/>
        <w:sz w:val="22"/>
        <w:szCs w:val="22"/>
        <w:u w:val="none" w:color="000000"/>
        <w:bdr w:val="none" w:color="auto" w:sz="0" w:space="0"/>
        <w:shd w:val="clear" w:color="auto" w:fill="auto"/>
        <w:vertAlign w:val="baseline"/>
      </w:rPr>
    </w:lvl>
    <w:lvl w:ilvl="7" w:tplc="FEEAF01A">
      <w:start w:val="1"/>
      <w:numFmt w:val="bullet"/>
      <w:lvlText w:val="o"/>
      <w:lvlJc w:val="left"/>
      <w:pPr>
        <w:ind w:left="5598"/>
      </w:pPr>
      <w:rPr>
        <w:rFonts w:ascii="Times New Roman" w:hAnsi="Times New Roman" w:eastAsia="Times New Roman" w:cs="Times New Roman"/>
        <w:b w:val="0"/>
        <w:i w:val="0"/>
        <w:strike w:val="0"/>
        <w:dstrike w:val="0"/>
        <w:color w:val="111111"/>
        <w:sz w:val="22"/>
        <w:szCs w:val="22"/>
        <w:u w:val="none" w:color="000000"/>
        <w:bdr w:val="none" w:color="auto" w:sz="0" w:space="0"/>
        <w:shd w:val="clear" w:color="auto" w:fill="auto"/>
        <w:vertAlign w:val="baseline"/>
      </w:rPr>
    </w:lvl>
    <w:lvl w:ilvl="8" w:tplc="B5BA4AB6">
      <w:start w:val="1"/>
      <w:numFmt w:val="bullet"/>
      <w:lvlText w:val="▪"/>
      <w:lvlJc w:val="left"/>
      <w:pPr>
        <w:ind w:left="6318"/>
      </w:pPr>
      <w:rPr>
        <w:rFonts w:ascii="Times New Roman" w:hAnsi="Times New Roman" w:eastAsia="Times New Roman" w:cs="Times New Roman"/>
        <w:b w:val="0"/>
        <w:i w:val="0"/>
        <w:strike w:val="0"/>
        <w:dstrike w:val="0"/>
        <w:color w:val="111111"/>
        <w:sz w:val="22"/>
        <w:szCs w:val="22"/>
        <w:u w:val="none" w:color="000000"/>
        <w:bdr w:val="none" w:color="auto" w:sz="0" w:space="0"/>
        <w:shd w:val="clear" w:color="auto" w:fill="auto"/>
        <w:vertAlign w:val="baseline"/>
      </w:rPr>
    </w:lvl>
  </w:abstractNum>
  <w:abstractNum w:abstractNumId="3" w15:restartNumberingAfterBreak="0">
    <w:nsid w:val="37253BAA"/>
    <w:multiLevelType w:val="multilevel"/>
    <w:tmpl w:val="23584FA2"/>
    <w:lvl w:ilvl="0">
      <w:start w:val="1"/>
      <w:numFmt w:val="decimal"/>
      <w:pStyle w:val="Heading1"/>
      <w:lvlText w:val="%1."/>
      <w:lvlJc w:val="left"/>
      <w:pPr>
        <w:ind w:left="0"/>
      </w:pPr>
      <w:rPr>
        <w:rFonts w:ascii="Times New Roman" w:hAnsi="Times New Roman" w:eastAsia="Times New Roman" w:cs="Times New Roman"/>
        <w:b/>
        <w:bCs/>
        <w:i w:val="0"/>
        <w:strike w:val="0"/>
        <w:dstrike w:val="0"/>
        <w:color w:val="111111"/>
        <w:sz w:val="26"/>
        <w:szCs w:val="26"/>
        <w:u w:val="none" w:color="000000"/>
        <w:bdr w:val="none" w:color="auto" w:sz="0" w:space="0"/>
        <w:shd w:val="clear" w:color="auto" w:fill="auto"/>
        <w:vertAlign w:val="baseline"/>
      </w:rPr>
    </w:lvl>
    <w:lvl w:ilvl="1">
      <w:numFmt w:val="decimal"/>
      <w:pStyle w:val="Heading2"/>
      <w:lvlText w:val="%1.%2"/>
      <w:lvlJc w:val="left"/>
      <w:pPr>
        <w:ind w:left="0"/>
      </w:pPr>
      <w:rPr>
        <w:rFonts w:ascii="Times New Roman" w:hAnsi="Times New Roman" w:eastAsia="Times New Roman" w:cs="Times New Roman"/>
        <w:b/>
        <w:bCs/>
        <w:i w:val="0"/>
        <w:strike w:val="0"/>
        <w:dstrike w:val="0"/>
        <w:color w:val="111111"/>
        <w:sz w:val="23"/>
        <w:szCs w:val="23"/>
        <w:u w:val="none" w:color="000000"/>
        <w:bdr w:val="none" w:color="auto" w:sz="0" w:space="0"/>
        <w:shd w:val="clear" w:color="auto" w:fill="auto"/>
        <w:vertAlign w:val="baseline"/>
      </w:rPr>
    </w:lvl>
    <w:lvl w:ilvl="2">
      <w:start w:val="1"/>
      <w:numFmt w:val="decimal"/>
      <w:pStyle w:val="Heading3"/>
      <w:lvlText w:val="%1.%2.%3"/>
      <w:lvlJc w:val="left"/>
      <w:pPr>
        <w:ind w:left="0"/>
      </w:pPr>
      <w:rPr>
        <w:rFonts w:ascii="Times New Roman" w:hAnsi="Times New Roman" w:eastAsia="Times New Roman" w:cs="Times New Roman"/>
        <w:b/>
        <w:bCs/>
        <w:i/>
        <w:iCs/>
        <w:strike w:val="0"/>
        <w:dstrike w:val="0"/>
        <w:color w:val="111111"/>
        <w:sz w:val="22"/>
        <w:szCs w:val="22"/>
        <w:u w:val="none" w:color="000000"/>
        <w:bdr w:val="none" w:color="auto" w:sz="0" w:space="0"/>
        <w:shd w:val="clear" w:color="auto" w:fill="auto"/>
        <w:vertAlign w:val="baseline"/>
      </w:rPr>
    </w:lvl>
    <w:lvl w:ilvl="3">
      <w:start w:val="1"/>
      <w:numFmt w:val="decimal"/>
      <w:lvlText w:val="%4"/>
      <w:lvlJc w:val="left"/>
      <w:pPr>
        <w:ind w:left="1080"/>
      </w:pPr>
      <w:rPr>
        <w:rFonts w:ascii="Times New Roman" w:hAnsi="Times New Roman" w:eastAsia="Times New Roman" w:cs="Times New Roman"/>
        <w:b/>
        <w:bCs/>
        <w:i/>
        <w:iCs/>
        <w:strike w:val="0"/>
        <w:dstrike w:val="0"/>
        <w:color w:val="111111"/>
        <w:sz w:val="22"/>
        <w:szCs w:val="22"/>
        <w:u w:val="none" w:color="000000"/>
        <w:bdr w:val="none" w:color="auto" w:sz="0" w:space="0"/>
        <w:shd w:val="clear" w:color="auto" w:fill="auto"/>
        <w:vertAlign w:val="baseline"/>
      </w:rPr>
    </w:lvl>
    <w:lvl w:ilvl="4">
      <w:start w:val="1"/>
      <w:numFmt w:val="lowerLetter"/>
      <w:lvlText w:val="%5"/>
      <w:lvlJc w:val="left"/>
      <w:pPr>
        <w:ind w:left="1800"/>
      </w:pPr>
      <w:rPr>
        <w:rFonts w:ascii="Times New Roman" w:hAnsi="Times New Roman" w:eastAsia="Times New Roman" w:cs="Times New Roman"/>
        <w:b/>
        <w:bCs/>
        <w:i/>
        <w:iCs/>
        <w:strike w:val="0"/>
        <w:dstrike w:val="0"/>
        <w:color w:val="111111"/>
        <w:sz w:val="22"/>
        <w:szCs w:val="22"/>
        <w:u w:val="none" w:color="000000"/>
        <w:bdr w:val="none" w:color="auto" w:sz="0" w:space="0"/>
        <w:shd w:val="clear" w:color="auto" w:fill="auto"/>
        <w:vertAlign w:val="baseline"/>
      </w:rPr>
    </w:lvl>
    <w:lvl w:ilvl="5">
      <w:start w:val="1"/>
      <w:numFmt w:val="lowerRoman"/>
      <w:lvlText w:val="%6"/>
      <w:lvlJc w:val="left"/>
      <w:pPr>
        <w:ind w:left="2520"/>
      </w:pPr>
      <w:rPr>
        <w:rFonts w:ascii="Times New Roman" w:hAnsi="Times New Roman" w:eastAsia="Times New Roman" w:cs="Times New Roman"/>
        <w:b/>
        <w:bCs/>
        <w:i/>
        <w:iCs/>
        <w:strike w:val="0"/>
        <w:dstrike w:val="0"/>
        <w:color w:val="111111"/>
        <w:sz w:val="22"/>
        <w:szCs w:val="22"/>
        <w:u w:val="none" w:color="000000"/>
        <w:bdr w:val="none" w:color="auto" w:sz="0" w:space="0"/>
        <w:shd w:val="clear" w:color="auto" w:fill="auto"/>
        <w:vertAlign w:val="baseline"/>
      </w:rPr>
    </w:lvl>
    <w:lvl w:ilvl="6">
      <w:start w:val="1"/>
      <w:numFmt w:val="decimal"/>
      <w:lvlText w:val="%7"/>
      <w:lvlJc w:val="left"/>
      <w:pPr>
        <w:ind w:left="3240"/>
      </w:pPr>
      <w:rPr>
        <w:rFonts w:ascii="Times New Roman" w:hAnsi="Times New Roman" w:eastAsia="Times New Roman" w:cs="Times New Roman"/>
        <w:b/>
        <w:bCs/>
        <w:i/>
        <w:iCs/>
        <w:strike w:val="0"/>
        <w:dstrike w:val="0"/>
        <w:color w:val="111111"/>
        <w:sz w:val="22"/>
        <w:szCs w:val="22"/>
        <w:u w:val="none" w:color="000000"/>
        <w:bdr w:val="none" w:color="auto" w:sz="0" w:space="0"/>
        <w:shd w:val="clear" w:color="auto" w:fill="auto"/>
        <w:vertAlign w:val="baseline"/>
      </w:rPr>
    </w:lvl>
    <w:lvl w:ilvl="7">
      <w:start w:val="1"/>
      <w:numFmt w:val="lowerLetter"/>
      <w:lvlText w:val="%8"/>
      <w:lvlJc w:val="left"/>
      <w:pPr>
        <w:ind w:left="3960"/>
      </w:pPr>
      <w:rPr>
        <w:rFonts w:ascii="Times New Roman" w:hAnsi="Times New Roman" w:eastAsia="Times New Roman" w:cs="Times New Roman"/>
        <w:b/>
        <w:bCs/>
        <w:i/>
        <w:iCs/>
        <w:strike w:val="0"/>
        <w:dstrike w:val="0"/>
        <w:color w:val="111111"/>
        <w:sz w:val="22"/>
        <w:szCs w:val="22"/>
        <w:u w:val="none" w:color="000000"/>
        <w:bdr w:val="none" w:color="auto" w:sz="0" w:space="0"/>
        <w:shd w:val="clear" w:color="auto" w:fill="auto"/>
        <w:vertAlign w:val="baseline"/>
      </w:rPr>
    </w:lvl>
    <w:lvl w:ilvl="8">
      <w:start w:val="1"/>
      <w:numFmt w:val="lowerRoman"/>
      <w:lvlText w:val="%9"/>
      <w:lvlJc w:val="left"/>
      <w:pPr>
        <w:ind w:left="4680"/>
      </w:pPr>
      <w:rPr>
        <w:rFonts w:ascii="Times New Roman" w:hAnsi="Times New Roman" w:eastAsia="Times New Roman" w:cs="Times New Roman"/>
        <w:b/>
        <w:bCs/>
        <w:i/>
        <w:iCs/>
        <w:strike w:val="0"/>
        <w:dstrike w:val="0"/>
        <w:color w:val="111111"/>
        <w:sz w:val="22"/>
        <w:szCs w:val="22"/>
        <w:u w:val="none" w:color="000000"/>
        <w:bdr w:val="none" w:color="auto" w:sz="0" w:space="0"/>
        <w:shd w:val="clear" w:color="auto" w:fill="auto"/>
        <w:vertAlign w:val="baseline"/>
      </w:rPr>
    </w:lvl>
  </w:abstractNum>
  <w:abstractNum w:abstractNumId="4" w15:restartNumberingAfterBreak="0">
    <w:nsid w:val="4C233040"/>
    <w:multiLevelType w:val="hybridMultilevel"/>
    <w:tmpl w:val="6CBCC376"/>
    <w:lvl w:ilvl="0" w:tplc="FC7EFD34">
      <w:start w:val="1"/>
      <w:numFmt w:val="decimal"/>
      <w:lvlText w:val="%1."/>
      <w:lvlJc w:val="left"/>
      <w:pPr>
        <w:ind w:left="253"/>
      </w:pPr>
      <w:rPr>
        <w:rFonts w:ascii="Times New Roman" w:hAnsi="Times New Roman" w:eastAsia="Times New Roman" w:cs="Times New Roman"/>
        <w:b w:val="0"/>
        <w:i w:val="0"/>
        <w:strike w:val="0"/>
        <w:dstrike w:val="0"/>
        <w:color w:val="111111"/>
        <w:sz w:val="22"/>
        <w:szCs w:val="22"/>
        <w:u w:val="none" w:color="000000"/>
        <w:bdr w:val="none" w:color="auto" w:sz="0" w:space="0"/>
        <w:shd w:val="clear" w:color="auto" w:fill="auto"/>
        <w:vertAlign w:val="baseline"/>
      </w:rPr>
    </w:lvl>
    <w:lvl w:ilvl="1" w:tplc="788642C2">
      <w:start w:val="1"/>
      <w:numFmt w:val="lowerLetter"/>
      <w:lvlText w:val="%2"/>
      <w:lvlJc w:val="left"/>
      <w:pPr>
        <w:ind w:left="1080"/>
      </w:pPr>
      <w:rPr>
        <w:rFonts w:ascii="Times New Roman" w:hAnsi="Times New Roman" w:eastAsia="Times New Roman" w:cs="Times New Roman"/>
        <w:b w:val="0"/>
        <w:i w:val="0"/>
        <w:strike w:val="0"/>
        <w:dstrike w:val="0"/>
        <w:color w:val="111111"/>
        <w:sz w:val="22"/>
        <w:szCs w:val="22"/>
        <w:u w:val="none" w:color="000000"/>
        <w:bdr w:val="none" w:color="auto" w:sz="0" w:space="0"/>
        <w:shd w:val="clear" w:color="auto" w:fill="auto"/>
        <w:vertAlign w:val="baseline"/>
      </w:rPr>
    </w:lvl>
    <w:lvl w:ilvl="2" w:tplc="60ECA028">
      <w:start w:val="1"/>
      <w:numFmt w:val="lowerRoman"/>
      <w:lvlText w:val="%3"/>
      <w:lvlJc w:val="left"/>
      <w:pPr>
        <w:ind w:left="1800"/>
      </w:pPr>
      <w:rPr>
        <w:rFonts w:ascii="Times New Roman" w:hAnsi="Times New Roman" w:eastAsia="Times New Roman" w:cs="Times New Roman"/>
        <w:b w:val="0"/>
        <w:i w:val="0"/>
        <w:strike w:val="0"/>
        <w:dstrike w:val="0"/>
        <w:color w:val="111111"/>
        <w:sz w:val="22"/>
        <w:szCs w:val="22"/>
        <w:u w:val="none" w:color="000000"/>
        <w:bdr w:val="none" w:color="auto" w:sz="0" w:space="0"/>
        <w:shd w:val="clear" w:color="auto" w:fill="auto"/>
        <w:vertAlign w:val="baseline"/>
      </w:rPr>
    </w:lvl>
    <w:lvl w:ilvl="3" w:tplc="9F6CA3C4">
      <w:start w:val="1"/>
      <w:numFmt w:val="decimal"/>
      <w:lvlText w:val="%4"/>
      <w:lvlJc w:val="left"/>
      <w:pPr>
        <w:ind w:left="2520"/>
      </w:pPr>
      <w:rPr>
        <w:rFonts w:ascii="Times New Roman" w:hAnsi="Times New Roman" w:eastAsia="Times New Roman" w:cs="Times New Roman"/>
        <w:b w:val="0"/>
        <w:i w:val="0"/>
        <w:strike w:val="0"/>
        <w:dstrike w:val="0"/>
        <w:color w:val="111111"/>
        <w:sz w:val="22"/>
        <w:szCs w:val="22"/>
        <w:u w:val="none" w:color="000000"/>
        <w:bdr w:val="none" w:color="auto" w:sz="0" w:space="0"/>
        <w:shd w:val="clear" w:color="auto" w:fill="auto"/>
        <w:vertAlign w:val="baseline"/>
      </w:rPr>
    </w:lvl>
    <w:lvl w:ilvl="4" w:tplc="06762A56">
      <w:start w:val="1"/>
      <w:numFmt w:val="lowerLetter"/>
      <w:lvlText w:val="%5"/>
      <w:lvlJc w:val="left"/>
      <w:pPr>
        <w:ind w:left="3240"/>
      </w:pPr>
      <w:rPr>
        <w:rFonts w:ascii="Times New Roman" w:hAnsi="Times New Roman" w:eastAsia="Times New Roman" w:cs="Times New Roman"/>
        <w:b w:val="0"/>
        <w:i w:val="0"/>
        <w:strike w:val="0"/>
        <w:dstrike w:val="0"/>
        <w:color w:val="111111"/>
        <w:sz w:val="22"/>
        <w:szCs w:val="22"/>
        <w:u w:val="none" w:color="000000"/>
        <w:bdr w:val="none" w:color="auto" w:sz="0" w:space="0"/>
        <w:shd w:val="clear" w:color="auto" w:fill="auto"/>
        <w:vertAlign w:val="baseline"/>
      </w:rPr>
    </w:lvl>
    <w:lvl w:ilvl="5" w:tplc="7A42C950">
      <w:start w:val="1"/>
      <w:numFmt w:val="lowerRoman"/>
      <w:lvlText w:val="%6"/>
      <w:lvlJc w:val="left"/>
      <w:pPr>
        <w:ind w:left="3960"/>
      </w:pPr>
      <w:rPr>
        <w:rFonts w:ascii="Times New Roman" w:hAnsi="Times New Roman" w:eastAsia="Times New Roman" w:cs="Times New Roman"/>
        <w:b w:val="0"/>
        <w:i w:val="0"/>
        <w:strike w:val="0"/>
        <w:dstrike w:val="0"/>
        <w:color w:val="111111"/>
        <w:sz w:val="22"/>
        <w:szCs w:val="22"/>
        <w:u w:val="none" w:color="000000"/>
        <w:bdr w:val="none" w:color="auto" w:sz="0" w:space="0"/>
        <w:shd w:val="clear" w:color="auto" w:fill="auto"/>
        <w:vertAlign w:val="baseline"/>
      </w:rPr>
    </w:lvl>
    <w:lvl w:ilvl="6" w:tplc="95844DD4">
      <w:start w:val="1"/>
      <w:numFmt w:val="decimal"/>
      <w:lvlText w:val="%7"/>
      <w:lvlJc w:val="left"/>
      <w:pPr>
        <w:ind w:left="4680"/>
      </w:pPr>
      <w:rPr>
        <w:rFonts w:ascii="Times New Roman" w:hAnsi="Times New Roman" w:eastAsia="Times New Roman" w:cs="Times New Roman"/>
        <w:b w:val="0"/>
        <w:i w:val="0"/>
        <w:strike w:val="0"/>
        <w:dstrike w:val="0"/>
        <w:color w:val="111111"/>
        <w:sz w:val="22"/>
        <w:szCs w:val="22"/>
        <w:u w:val="none" w:color="000000"/>
        <w:bdr w:val="none" w:color="auto" w:sz="0" w:space="0"/>
        <w:shd w:val="clear" w:color="auto" w:fill="auto"/>
        <w:vertAlign w:val="baseline"/>
      </w:rPr>
    </w:lvl>
    <w:lvl w:ilvl="7" w:tplc="3898750A">
      <w:start w:val="1"/>
      <w:numFmt w:val="lowerLetter"/>
      <w:lvlText w:val="%8"/>
      <w:lvlJc w:val="left"/>
      <w:pPr>
        <w:ind w:left="5400"/>
      </w:pPr>
      <w:rPr>
        <w:rFonts w:ascii="Times New Roman" w:hAnsi="Times New Roman" w:eastAsia="Times New Roman" w:cs="Times New Roman"/>
        <w:b w:val="0"/>
        <w:i w:val="0"/>
        <w:strike w:val="0"/>
        <w:dstrike w:val="0"/>
        <w:color w:val="111111"/>
        <w:sz w:val="22"/>
        <w:szCs w:val="22"/>
        <w:u w:val="none" w:color="000000"/>
        <w:bdr w:val="none" w:color="auto" w:sz="0" w:space="0"/>
        <w:shd w:val="clear" w:color="auto" w:fill="auto"/>
        <w:vertAlign w:val="baseline"/>
      </w:rPr>
    </w:lvl>
    <w:lvl w:ilvl="8" w:tplc="60F4E00C">
      <w:start w:val="1"/>
      <w:numFmt w:val="lowerRoman"/>
      <w:lvlText w:val="%9"/>
      <w:lvlJc w:val="left"/>
      <w:pPr>
        <w:ind w:left="6120"/>
      </w:pPr>
      <w:rPr>
        <w:rFonts w:ascii="Times New Roman" w:hAnsi="Times New Roman" w:eastAsia="Times New Roman" w:cs="Times New Roman"/>
        <w:b w:val="0"/>
        <w:i w:val="0"/>
        <w:strike w:val="0"/>
        <w:dstrike w:val="0"/>
        <w:color w:val="111111"/>
        <w:sz w:val="22"/>
        <w:szCs w:val="22"/>
        <w:u w:val="none" w:color="000000"/>
        <w:bdr w:val="none" w:color="auto" w:sz="0" w:space="0"/>
        <w:shd w:val="clear" w:color="auto" w:fill="auto"/>
        <w:vertAlign w:val="baseline"/>
      </w:rPr>
    </w:lvl>
  </w:abstractNum>
  <w:abstractNum w:abstractNumId="5" w15:restartNumberingAfterBreak="0">
    <w:nsid w:val="5C54444E"/>
    <w:multiLevelType w:val="hybridMultilevel"/>
    <w:tmpl w:val="36EED716"/>
    <w:lvl w:ilvl="0" w:tplc="0038B798">
      <w:start w:val="1"/>
      <w:numFmt w:val="bullet"/>
      <w:lvlText w:val="•"/>
      <w:lvlJc w:val="left"/>
      <w:pPr>
        <w:ind w:left="330"/>
      </w:pPr>
      <w:rPr>
        <w:rFonts w:ascii="Times New Roman" w:hAnsi="Times New Roman" w:eastAsia="Times New Roman" w:cs="Times New Roman"/>
        <w:b w:val="0"/>
        <w:i w:val="0"/>
        <w:strike w:val="0"/>
        <w:dstrike w:val="0"/>
        <w:color w:val="111111"/>
        <w:sz w:val="22"/>
        <w:szCs w:val="22"/>
        <w:u w:val="none" w:color="000000"/>
        <w:bdr w:val="none" w:color="auto" w:sz="0" w:space="0"/>
        <w:shd w:val="clear" w:color="auto" w:fill="auto"/>
        <w:vertAlign w:val="baseline"/>
      </w:rPr>
    </w:lvl>
    <w:lvl w:ilvl="1" w:tplc="E3FCE3E4">
      <w:start w:val="1"/>
      <w:numFmt w:val="bullet"/>
      <w:lvlText w:val="o"/>
      <w:lvlJc w:val="left"/>
      <w:pPr>
        <w:ind w:left="1278"/>
      </w:pPr>
      <w:rPr>
        <w:rFonts w:ascii="Times New Roman" w:hAnsi="Times New Roman" w:eastAsia="Times New Roman" w:cs="Times New Roman"/>
        <w:b w:val="0"/>
        <w:i w:val="0"/>
        <w:strike w:val="0"/>
        <w:dstrike w:val="0"/>
        <w:color w:val="111111"/>
        <w:sz w:val="22"/>
        <w:szCs w:val="22"/>
        <w:u w:val="none" w:color="000000"/>
        <w:bdr w:val="none" w:color="auto" w:sz="0" w:space="0"/>
        <w:shd w:val="clear" w:color="auto" w:fill="auto"/>
        <w:vertAlign w:val="baseline"/>
      </w:rPr>
    </w:lvl>
    <w:lvl w:ilvl="2" w:tplc="5EF44668">
      <w:start w:val="1"/>
      <w:numFmt w:val="bullet"/>
      <w:lvlText w:val="▪"/>
      <w:lvlJc w:val="left"/>
      <w:pPr>
        <w:ind w:left="1998"/>
      </w:pPr>
      <w:rPr>
        <w:rFonts w:ascii="Times New Roman" w:hAnsi="Times New Roman" w:eastAsia="Times New Roman" w:cs="Times New Roman"/>
        <w:b w:val="0"/>
        <w:i w:val="0"/>
        <w:strike w:val="0"/>
        <w:dstrike w:val="0"/>
        <w:color w:val="111111"/>
        <w:sz w:val="22"/>
        <w:szCs w:val="22"/>
        <w:u w:val="none" w:color="000000"/>
        <w:bdr w:val="none" w:color="auto" w:sz="0" w:space="0"/>
        <w:shd w:val="clear" w:color="auto" w:fill="auto"/>
        <w:vertAlign w:val="baseline"/>
      </w:rPr>
    </w:lvl>
    <w:lvl w:ilvl="3" w:tplc="5DDC5B28">
      <w:start w:val="1"/>
      <w:numFmt w:val="bullet"/>
      <w:lvlText w:val="•"/>
      <w:lvlJc w:val="left"/>
      <w:pPr>
        <w:ind w:left="2718"/>
      </w:pPr>
      <w:rPr>
        <w:rFonts w:ascii="Times New Roman" w:hAnsi="Times New Roman" w:eastAsia="Times New Roman" w:cs="Times New Roman"/>
        <w:b w:val="0"/>
        <w:i w:val="0"/>
        <w:strike w:val="0"/>
        <w:dstrike w:val="0"/>
        <w:color w:val="111111"/>
        <w:sz w:val="22"/>
        <w:szCs w:val="22"/>
        <w:u w:val="none" w:color="000000"/>
        <w:bdr w:val="none" w:color="auto" w:sz="0" w:space="0"/>
        <w:shd w:val="clear" w:color="auto" w:fill="auto"/>
        <w:vertAlign w:val="baseline"/>
      </w:rPr>
    </w:lvl>
    <w:lvl w:ilvl="4" w:tplc="6C0C9482">
      <w:start w:val="1"/>
      <w:numFmt w:val="bullet"/>
      <w:lvlText w:val="o"/>
      <w:lvlJc w:val="left"/>
      <w:pPr>
        <w:ind w:left="3438"/>
      </w:pPr>
      <w:rPr>
        <w:rFonts w:ascii="Times New Roman" w:hAnsi="Times New Roman" w:eastAsia="Times New Roman" w:cs="Times New Roman"/>
        <w:b w:val="0"/>
        <w:i w:val="0"/>
        <w:strike w:val="0"/>
        <w:dstrike w:val="0"/>
        <w:color w:val="111111"/>
        <w:sz w:val="22"/>
        <w:szCs w:val="22"/>
        <w:u w:val="none" w:color="000000"/>
        <w:bdr w:val="none" w:color="auto" w:sz="0" w:space="0"/>
        <w:shd w:val="clear" w:color="auto" w:fill="auto"/>
        <w:vertAlign w:val="baseline"/>
      </w:rPr>
    </w:lvl>
    <w:lvl w:ilvl="5" w:tplc="D38EA1C8">
      <w:start w:val="1"/>
      <w:numFmt w:val="bullet"/>
      <w:lvlText w:val="▪"/>
      <w:lvlJc w:val="left"/>
      <w:pPr>
        <w:ind w:left="4158"/>
      </w:pPr>
      <w:rPr>
        <w:rFonts w:ascii="Times New Roman" w:hAnsi="Times New Roman" w:eastAsia="Times New Roman" w:cs="Times New Roman"/>
        <w:b w:val="0"/>
        <w:i w:val="0"/>
        <w:strike w:val="0"/>
        <w:dstrike w:val="0"/>
        <w:color w:val="111111"/>
        <w:sz w:val="22"/>
        <w:szCs w:val="22"/>
        <w:u w:val="none" w:color="000000"/>
        <w:bdr w:val="none" w:color="auto" w:sz="0" w:space="0"/>
        <w:shd w:val="clear" w:color="auto" w:fill="auto"/>
        <w:vertAlign w:val="baseline"/>
      </w:rPr>
    </w:lvl>
    <w:lvl w:ilvl="6" w:tplc="1A8E14C6">
      <w:start w:val="1"/>
      <w:numFmt w:val="bullet"/>
      <w:lvlText w:val="•"/>
      <w:lvlJc w:val="left"/>
      <w:pPr>
        <w:ind w:left="4878"/>
      </w:pPr>
      <w:rPr>
        <w:rFonts w:ascii="Times New Roman" w:hAnsi="Times New Roman" w:eastAsia="Times New Roman" w:cs="Times New Roman"/>
        <w:b w:val="0"/>
        <w:i w:val="0"/>
        <w:strike w:val="0"/>
        <w:dstrike w:val="0"/>
        <w:color w:val="111111"/>
        <w:sz w:val="22"/>
        <w:szCs w:val="22"/>
        <w:u w:val="none" w:color="000000"/>
        <w:bdr w:val="none" w:color="auto" w:sz="0" w:space="0"/>
        <w:shd w:val="clear" w:color="auto" w:fill="auto"/>
        <w:vertAlign w:val="baseline"/>
      </w:rPr>
    </w:lvl>
    <w:lvl w:ilvl="7" w:tplc="3FF61B46">
      <w:start w:val="1"/>
      <w:numFmt w:val="bullet"/>
      <w:lvlText w:val="o"/>
      <w:lvlJc w:val="left"/>
      <w:pPr>
        <w:ind w:left="5598"/>
      </w:pPr>
      <w:rPr>
        <w:rFonts w:ascii="Times New Roman" w:hAnsi="Times New Roman" w:eastAsia="Times New Roman" w:cs="Times New Roman"/>
        <w:b w:val="0"/>
        <w:i w:val="0"/>
        <w:strike w:val="0"/>
        <w:dstrike w:val="0"/>
        <w:color w:val="111111"/>
        <w:sz w:val="22"/>
        <w:szCs w:val="22"/>
        <w:u w:val="none" w:color="000000"/>
        <w:bdr w:val="none" w:color="auto" w:sz="0" w:space="0"/>
        <w:shd w:val="clear" w:color="auto" w:fill="auto"/>
        <w:vertAlign w:val="baseline"/>
      </w:rPr>
    </w:lvl>
    <w:lvl w:ilvl="8" w:tplc="AF2229FE">
      <w:start w:val="1"/>
      <w:numFmt w:val="bullet"/>
      <w:lvlText w:val="▪"/>
      <w:lvlJc w:val="left"/>
      <w:pPr>
        <w:ind w:left="6318"/>
      </w:pPr>
      <w:rPr>
        <w:rFonts w:ascii="Times New Roman" w:hAnsi="Times New Roman" w:eastAsia="Times New Roman" w:cs="Times New Roman"/>
        <w:b w:val="0"/>
        <w:i w:val="0"/>
        <w:strike w:val="0"/>
        <w:dstrike w:val="0"/>
        <w:color w:val="111111"/>
        <w:sz w:val="22"/>
        <w:szCs w:val="22"/>
        <w:u w:val="none" w:color="000000"/>
        <w:bdr w:val="none" w:color="auto" w:sz="0" w:space="0"/>
        <w:shd w:val="clear" w:color="auto" w:fill="auto"/>
        <w:vertAlign w:val="baseline"/>
      </w:rPr>
    </w:lvl>
  </w:abstractNum>
  <w:abstractNum w:abstractNumId="6" w15:restartNumberingAfterBreak="0">
    <w:nsid w:val="5D8638A1"/>
    <w:multiLevelType w:val="hybridMultilevel"/>
    <w:tmpl w:val="90B624D6"/>
    <w:lvl w:ilvl="0" w:tplc="9A1C9398">
      <w:start w:val="1"/>
      <w:numFmt w:val="bullet"/>
      <w:lvlText w:val="•"/>
      <w:lvlJc w:val="left"/>
      <w:pPr>
        <w:ind w:left="330"/>
      </w:pPr>
      <w:rPr>
        <w:rFonts w:ascii="Times New Roman" w:hAnsi="Times New Roman" w:eastAsia="Times New Roman" w:cs="Times New Roman"/>
        <w:b w:val="0"/>
        <w:i w:val="0"/>
        <w:strike w:val="0"/>
        <w:dstrike w:val="0"/>
        <w:color w:val="111111"/>
        <w:sz w:val="22"/>
        <w:szCs w:val="22"/>
        <w:u w:val="none" w:color="000000"/>
        <w:bdr w:val="none" w:color="auto" w:sz="0" w:space="0"/>
        <w:shd w:val="clear" w:color="auto" w:fill="auto"/>
        <w:vertAlign w:val="baseline"/>
      </w:rPr>
    </w:lvl>
    <w:lvl w:ilvl="1" w:tplc="C56AFA3C">
      <w:start w:val="1"/>
      <w:numFmt w:val="bullet"/>
      <w:lvlText w:val="o"/>
      <w:lvlJc w:val="left"/>
      <w:pPr>
        <w:ind w:left="1148"/>
      </w:pPr>
      <w:rPr>
        <w:rFonts w:ascii="Times New Roman" w:hAnsi="Times New Roman" w:eastAsia="Times New Roman" w:cs="Times New Roman"/>
        <w:b w:val="0"/>
        <w:i w:val="0"/>
        <w:strike w:val="0"/>
        <w:dstrike w:val="0"/>
        <w:color w:val="111111"/>
        <w:sz w:val="22"/>
        <w:szCs w:val="22"/>
        <w:u w:val="none" w:color="000000"/>
        <w:bdr w:val="none" w:color="auto" w:sz="0" w:space="0"/>
        <w:shd w:val="clear" w:color="auto" w:fill="auto"/>
        <w:vertAlign w:val="baseline"/>
      </w:rPr>
    </w:lvl>
    <w:lvl w:ilvl="2" w:tplc="52F272A6">
      <w:start w:val="1"/>
      <w:numFmt w:val="bullet"/>
      <w:lvlText w:val="▪"/>
      <w:lvlJc w:val="left"/>
      <w:pPr>
        <w:ind w:left="1868"/>
      </w:pPr>
      <w:rPr>
        <w:rFonts w:ascii="Times New Roman" w:hAnsi="Times New Roman" w:eastAsia="Times New Roman" w:cs="Times New Roman"/>
        <w:b w:val="0"/>
        <w:i w:val="0"/>
        <w:strike w:val="0"/>
        <w:dstrike w:val="0"/>
        <w:color w:val="111111"/>
        <w:sz w:val="22"/>
        <w:szCs w:val="22"/>
        <w:u w:val="none" w:color="000000"/>
        <w:bdr w:val="none" w:color="auto" w:sz="0" w:space="0"/>
        <w:shd w:val="clear" w:color="auto" w:fill="auto"/>
        <w:vertAlign w:val="baseline"/>
      </w:rPr>
    </w:lvl>
    <w:lvl w:ilvl="3" w:tplc="ED9C0B14">
      <w:start w:val="1"/>
      <w:numFmt w:val="bullet"/>
      <w:lvlText w:val="•"/>
      <w:lvlJc w:val="left"/>
      <w:pPr>
        <w:ind w:left="2588"/>
      </w:pPr>
      <w:rPr>
        <w:rFonts w:ascii="Times New Roman" w:hAnsi="Times New Roman" w:eastAsia="Times New Roman" w:cs="Times New Roman"/>
        <w:b w:val="0"/>
        <w:i w:val="0"/>
        <w:strike w:val="0"/>
        <w:dstrike w:val="0"/>
        <w:color w:val="111111"/>
        <w:sz w:val="22"/>
        <w:szCs w:val="22"/>
        <w:u w:val="none" w:color="000000"/>
        <w:bdr w:val="none" w:color="auto" w:sz="0" w:space="0"/>
        <w:shd w:val="clear" w:color="auto" w:fill="auto"/>
        <w:vertAlign w:val="baseline"/>
      </w:rPr>
    </w:lvl>
    <w:lvl w:ilvl="4" w:tplc="6BB45462">
      <w:start w:val="1"/>
      <w:numFmt w:val="bullet"/>
      <w:lvlText w:val="o"/>
      <w:lvlJc w:val="left"/>
      <w:pPr>
        <w:ind w:left="3308"/>
      </w:pPr>
      <w:rPr>
        <w:rFonts w:ascii="Times New Roman" w:hAnsi="Times New Roman" w:eastAsia="Times New Roman" w:cs="Times New Roman"/>
        <w:b w:val="0"/>
        <w:i w:val="0"/>
        <w:strike w:val="0"/>
        <w:dstrike w:val="0"/>
        <w:color w:val="111111"/>
        <w:sz w:val="22"/>
        <w:szCs w:val="22"/>
        <w:u w:val="none" w:color="000000"/>
        <w:bdr w:val="none" w:color="auto" w:sz="0" w:space="0"/>
        <w:shd w:val="clear" w:color="auto" w:fill="auto"/>
        <w:vertAlign w:val="baseline"/>
      </w:rPr>
    </w:lvl>
    <w:lvl w:ilvl="5" w:tplc="951A9D02">
      <w:start w:val="1"/>
      <w:numFmt w:val="bullet"/>
      <w:lvlText w:val="▪"/>
      <w:lvlJc w:val="left"/>
      <w:pPr>
        <w:ind w:left="4028"/>
      </w:pPr>
      <w:rPr>
        <w:rFonts w:ascii="Times New Roman" w:hAnsi="Times New Roman" w:eastAsia="Times New Roman" w:cs="Times New Roman"/>
        <w:b w:val="0"/>
        <w:i w:val="0"/>
        <w:strike w:val="0"/>
        <w:dstrike w:val="0"/>
        <w:color w:val="111111"/>
        <w:sz w:val="22"/>
        <w:szCs w:val="22"/>
        <w:u w:val="none" w:color="000000"/>
        <w:bdr w:val="none" w:color="auto" w:sz="0" w:space="0"/>
        <w:shd w:val="clear" w:color="auto" w:fill="auto"/>
        <w:vertAlign w:val="baseline"/>
      </w:rPr>
    </w:lvl>
    <w:lvl w:ilvl="6" w:tplc="DB862CB2">
      <w:start w:val="1"/>
      <w:numFmt w:val="bullet"/>
      <w:lvlText w:val="•"/>
      <w:lvlJc w:val="left"/>
      <w:pPr>
        <w:ind w:left="4748"/>
      </w:pPr>
      <w:rPr>
        <w:rFonts w:ascii="Times New Roman" w:hAnsi="Times New Roman" w:eastAsia="Times New Roman" w:cs="Times New Roman"/>
        <w:b w:val="0"/>
        <w:i w:val="0"/>
        <w:strike w:val="0"/>
        <w:dstrike w:val="0"/>
        <w:color w:val="111111"/>
        <w:sz w:val="22"/>
        <w:szCs w:val="22"/>
        <w:u w:val="none" w:color="000000"/>
        <w:bdr w:val="none" w:color="auto" w:sz="0" w:space="0"/>
        <w:shd w:val="clear" w:color="auto" w:fill="auto"/>
        <w:vertAlign w:val="baseline"/>
      </w:rPr>
    </w:lvl>
    <w:lvl w:ilvl="7" w:tplc="34A4D93A">
      <w:start w:val="1"/>
      <w:numFmt w:val="bullet"/>
      <w:lvlText w:val="o"/>
      <w:lvlJc w:val="left"/>
      <w:pPr>
        <w:ind w:left="5468"/>
      </w:pPr>
      <w:rPr>
        <w:rFonts w:ascii="Times New Roman" w:hAnsi="Times New Roman" w:eastAsia="Times New Roman" w:cs="Times New Roman"/>
        <w:b w:val="0"/>
        <w:i w:val="0"/>
        <w:strike w:val="0"/>
        <w:dstrike w:val="0"/>
        <w:color w:val="111111"/>
        <w:sz w:val="22"/>
        <w:szCs w:val="22"/>
        <w:u w:val="none" w:color="000000"/>
        <w:bdr w:val="none" w:color="auto" w:sz="0" w:space="0"/>
        <w:shd w:val="clear" w:color="auto" w:fill="auto"/>
        <w:vertAlign w:val="baseline"/>
      </w:rPr>
    </w:lvl>
    <w:lvl w:ilvl="8" w:tplc="2EAE4944">
      <w:start w:val="1"/>
      <w:numFmt w:val="bullet"/>
      <w:lvlText w:val="▪"/>
      <w:lvlJc w:val="left"/>
      <w:pPr>
        <w:ind w:left="6188"/>
      </w:pPr>
      <w:rPr>
        <w:rFonts w:ascii="Times New Roman" w:hAnsi="Times New Roman" w:eastAsia="Times New Roman" w:cs="Times New Roman"/>
        <w:b w:val="0"/>
        <w:i w:val="0"/>
        <w:strike w:val="0"/>
        <w:dstrike w:val="0"/>
        <w:color w:val="111111"/>
        <w:sz w:val="22"/>
        <w:szCs w:val="22"/>
        <w:u w:val="none" w:color="000000"/>
        <w:bdr w:val="none" w:color="auto" w:sz="0" w:space="0"/>
        <w:shd w:val="clear" w:color="auto" w:fill="auto"/>
        <w:vertAlign w:val="baseline"/>
      </w:rPr>
    </w:lvl>
  </w:abstractNum>
  <w:abstractNum w:abstractNumId="7" w15:restartNumberingAfterBreak="0">
    <w:nsid w:val="5E373D24"/>
    <w:multiLevelType w:val="hybridMultilevel"/>
    <w:tmpl w:val="80A6EC38"/>
    <w:lvl w:ilvl="0" w:tplc="DA904402">
      <w:start w:val="1"/>
      <w:numFmt w:val="decimal"/>
      <w:lvlText w:val="%1."/>
      <w:lvlJc w:val="left"/>
      <w:pPr>
        <w:ind w:left="330"/>
      </w:pPr>
      <w:rPr>
        <w:rFonts w:ascii="Times New Roman" w:hAnsi="Times New Roman" w:eastAsia="Times New Roman" w:cs="Times New Roman"/>
        <w:b w:val="0"/>
        <w:i w:val="0"/>
        <w:strike w:val="0"/>
        <w:dstrike w:val="0"/>
        <w:color w:val="111111"/>
        <w:sz w:val="22"/>
        <w:szCs w:val="22"/>
        <w:u w:val="none" w:color="000000"/>
        <w:bdr w:val="none" w:color="auto" w:sz="0" w:space="0"/>
        <w:shd w:val="clear" w:color="auto" w:fill="auto"/>
        <w:vertAlign w:val="baseline"/>
      </w:rPr>
    </w:lvl>
    <w:lvl w:ilvl="1" w:tplc="5906C394">
      <w:start w:val="1"/>
      <w:numFmt w:val="lowerLetter"/>
      <w:lvlText w:val="%2"/>
      <w:lvlJc w:val="left"/>
      <w:pPr>
        <w:ind w:left="1190"/>
      </w:pPr>
      <w:rPr>
        <w:rFonts w:ascii="Times New Roman" w:hAnsi="Times New Roman" w:eastAsia="Times New Roman" w:cs="Times New Roman"/>
        <w:b w:val="0"/>
        <w:i w:val="0"/>
        <w:strike w:val="0"/>
        <w:dstrike w:val="0"/>
        <w:color w:val="111111"/>
        <w:sz w:val="22"/>
        <w:szCs w:val="22"/>
        <w:u w:val="none" w:color="000000"/>
        <w:bdr w:val="none" w:color="auto" w:sz="0" w:space="0"/>
        <w:shd w:val="clear" w:color="auto" w:fill="auto"/>
        <w:vertAlign w:val="baseline"/>
      </w:rPr>
    </w:lvl>
    <w:lvl w:ilvl="2" w:tplc="7A8A7CE0">
      <w:start w:val="1"/>
      <w:numFmt w:val="lowerRoman"/>
      <w:lvlText w:val="%3"/>
      <w:lvlJc w:val="left"/>
      <w:pPr>
        <w:ind w:left="1910"/>
      </w:pPr>
      <w:rPr>
        <w:rFonts w:ascii="Times New Roman" w:hAnsi="Times New Roman" w:eastAsia="Times New Roman" w:cs="Times New Roman"/>
        <w:b w:val="0"/>
        <w:i w:val="0"/>
        <w:strike w:val="0"/>
        <w:dstrike w:val="0"/>
        <w:color w:val="111111"/>
        <w:sz w:val="22"/>
        <w:szCs w:val="22"/>
        <w:u w:val="none" w:color="000000"/>
        <w:bdr w:val="none" w:color="auto" w:sz="0" w:space="0"/>
        <w:shd w:val="clear" w:color="auto" w:fill="auto"/>
        <w:vertAlign w:val="baseline"/>
      </w:rPr>
    </w:lvl>
    <w:lvl w:ilvl="3" w:tplc="06425344">
      <w:start w:val="1"/>
      <w:numFmt w:val="decimal"/>
      <w:lvlText w:val="%4"/>
      <w:lvlJc w:val="left"/>
      <w:pPr>
        <w:ind w:left="2630"/>
      </w:pPr>
      <w:rPr>
        <w:rFonts w:ascii="Times New Roman" w:hAnsi="Times New Roman" w:eastAsia="Times New Roman" w:cs="Times New Roman"/>
        <w:b w:val="0"/>
        <w:i w:val="0"/>
        <w:strike w:val="0"/>
        <w:dstrike w:val="0"/>
        <w:color w:val="111111"/>
        <w:sz w:val="22"/>
        <w:szCs w:val="22"/>
        <w:u w:val="none" w:color="000000"/>
        <w:bdr w:val="none" w:color="auto" w:sz="0" w:space="0"/>
        <w:shd w:val="clear" w:color="auto" w:fill="auto"/>
        <w:vertAlign w:val="baseline"/>
      </w:rPr>
    </w:lvl>
    <w:lvl w:ilvl="4" w:tplc="BF06B938">
      <w:start w:val="1"/>
      <w:numFmt w:val="lowerLetter"/>
      <w:lvlText w:val="%5"/>
      <w:lvlJc w:val="left"/>
      <w:pPr>
        <w:ind w:left="3350"/>
      </w:pPr>
      <w:rPr>
        <w:rFonts w:ascii="Times New Roman" w:hAnsi="Times New Roman" w:eastAsia="Times New Roman" w:cs="Times New Roman"/>
        <w:b w:val="0"/>
        <w:i w:val="0"/>
        <w:strike w:val="0"/>
        <w:dstrike w:val="0"/>
        <w:color w:val="111111"/>
        <w:sz w:val="22"/>
        <w:szCs w:val="22"/>
        <w:u w:val="none" w:color="000000"/>
        <w:bdr w:val="none" w:color="auto" w:sz="0" w:space="0"/>
        <w:shd w:val="clear" w:color="auto" w:fill="auto"/>
        <w:vertAlign w:val="baseline"/>
      </w:rPr>
    </w:lvl>
    <w:lvl w:ilvl="5" w:tplc="4C666D4A">
      <w:start w:val="1"/>
      <w:numFmt w:val="lowerRoman"/>
      <w:lvlText w:val="%6"/>
      <w:lvlJc w:val="left"/>
      <w:pPr>
        <w:ind w:left="4070"/>
      </w:pPr>
      <w:rPr>
        <w:rFonts w:ascii="Times New Roman" w:hAnsi="Times New Roman" w:eastAsia="Times New Roman" w:cs="Times New Roman"/>
        <w:b w:val="0"/>
        <w:i w:val="0"/>
        <w:strike w:val="0"/>
        <w:dstrike w:val="0"/>
        <w:color w:val="111111"/>
        <w:sz w:val="22"/>
        <w:szCs w:val="22"/>
        <w:u w:val="none" w:color="000000"/>
        <w:bdr w:val="none" w:color="auto" w:sz="0" w:space="0"/>
        <w:shd w:val="clear" w:color="auto" w:fill="auto"/>
        <w:vertAlign w:val="baseline"/>
      </w:rPr>
    </w:lvl>
    <w:lvl w:ilvl="6" w:tplc="3828A970">
      <w:start w:val="1"/>
      <w:numFmt w:val="decimal"/>
      <w:lvlText w:val="%7"/>
      <w:lvlJc w:val="left"/>
      <w:pPr>
        <w:ind w:left="4790"/>
      </w:pPr>
      <w:rPr>
        <w:rFonts w:ascii="Times New Roman" w:hAnsi="Times New Roman" w:eastAsia="Times New Roman" w:cs="Times New Roman"/>
        <w:b w:val="0"/>
        <w:i w:val="0"/>
        <w:strike w:val="0"/>
        <w:dstrike w:val="0"/>
        <w:color w:val="111111"/>
        <w:sz w:val="22"/>
        <w:szCs w:val="22"/>
        <w:u w:val="none" w:color="000000"/>
        <w:bdr w:val="none" w:color="auto" w:sz="0" w:space="0"/>
        <w:shd w:val="clear" w:color="auto" w:fill="auto"/>
        <w:vertAlign w:val="baseline"/>
      </w:rPr>
    </w:lvl>
    <w:lvl w:ilvl="7" w:tplc="DC5064BC">
      <w:start w:val="1"/>
      <w:numFmt w:val="lowerLetter"/>
      <w:lvlText w:val="%8"/>
      <w:lvlJc w:val="left"/>
      <w:pPr>
        <w:ind w:left="5510"/>
      </w:pPr>
      <w:rPr>
        <w:rFonts w:ascii="Times New Roman" w:hAnsi="Times New Roman" w:eastAsia="Times New Roman" w:cs="Times New Roman"/>
        <w:b w:val="0"/>
        <w:i w:val="0"/>
        <w:strike w:val="0"/>
        <w:dstrike w:val="0"/>
        <w:color w:val="111111"/>
        <w:sz w:val="22"/>
        <w:szCs w:val="22"/>
        <w:u w:val="none" w:color="000000"/>
        <w:bdr w:val="none" w:color="auto" w:sz="0" w:space="0"/>
        <w:shd w:val="clear" w:color="auto" w:fill="auto"/>
        <w:vertAlign w:val="baseline"/>
      </w:rPr>
    </w:lvl>
    <w:lvl w:ilvl="8" w:tplc="DC38E82C">
      <w:start w:val="1"/>
      <w:numFmt w:val="lowerRoman"/>
      <w:lvlText w:val="%9"/>
      <w:lvlJc w:val="left"/>
      <w:pPr>
        <w:ind w:left="6230"/>
      </w:pPr>
      <w:rPr>
        <w:rFonts w:ascii="Times New Roman" w:hAnsi="Times New Roman" w:eastAsia="Times New Roman" w:cs="Times New Roman"/>
        <w:b w:val="0"/>
        <w:i w:val="0"/>
        <w:strike w:val="0"/>
        <w:dstrike w:val="0"/>
        <w:color w:val="111111"/>
        <w:sz w:val="22"/>
        <w:szCs w:val="22"/>
        <w:u w:val="none" w:color="000000"/>
        <w:bdr w:val="none" w:color="auto" w:sz="0" w:space="0"/>
        <w:shd w:val="clear" w:color="auto" w:fill="auto"/>
        <w:vertAlign w:val="baseline"/>
      </w:rPr>
    </w:lvl>
  </w:abstractNum>
  <w:abstractNum w:abstractNumId="8" w15:restartNumberingAfterBreak="0">
    <w:nsid w:val="685372C3"/>
    <w:multiLevelType w:val="hybridMultilevel"/>
    <w:tmpl w:val="02142ADE"/>
    <w:lvl w:ilvl="0" w:tplc="E6340210">
      <w:start w:val="1"/>
      <w:numFmt w:val="bullet"/>
      <w:lvlText w:val="•"/>
      <w:lvlJc w:val="left"/>
      <w:pPr>
        <w:ind w:left="330"/>
      </w:pPr>
      <w:rPr>
        <w:rFonts w:ascii="Times New Roman" w:hAnsi="Times New Roman" w:eastAsia="Times New Roman" w:cs="Times New Roman"/>
        <w:b w:val="0"/>
        <w:i w:val="0"/>
        <w:strike w:val="0"/>
        <w:dstrike w:val="0"/>
        <w:color w:val="111111"/>
        <w:sz w:val="22"/>
        <w:szCs w:val="22"/>
        <w:u w:val="none" w:color="000000"/>
        <w:bdr w:val="none" w:color="auto" w:sz="0" w:space="0"/>
        <w:shd w:val="clear" w:color="auto" w:fill="auto"/>
        <w:vertAlign w:val="baseline"/>
      </w:rPr>
    </w:lvl>
    <w:lvl w:ilvl="1" w:tplc="811C6D18">
      <w:start w:val="1"/>
      <w:numFmt w:val="bullet"/>
      <w:lvlText w:val="o"/>
      <w:lvlJc w:val="left"/>
      <w:pPr>
        <w:ind w:left="1278"/>
      </w:pPr>
      <w:rPr>
        <w:rFonts w:ascii="Times New Roman" w:hAnsi="Times New Roman" w:eastAsia="Times New Roman" w:cs="Times New Roman"/>
        <w:b w:val="0"/>
        <w:i w:val="0"/>
        <w:strike w:val="0"/>
        <w:dstrike w:val="0"/>
        <w:color w:val="111111"/>
        <w:sz w:val="22"/>
        <w:szCs w:val="22"/>
        <w:u w:val="none" w:color="000000"/>
        <w:bdr w:val="none" w:color="auto" w:sz="0" w:space="0"/>
        <w:shd w:val="clear" w:color="auto" w:fill="auto"/>
        <w:vertAlign w:val="baseline"/>
      </w:rPr>
    </w:lvl>
    <w:lvl w:ilvl="2" w:tplc="897E2028">
      <w:start w:val="1"/>
      <w:numFmt w:val="bullet"/>
      <w:lvlText w:val="▪"/>
      <w:lvlJc w:val="left"/>
      <w:pPr>
        <w:ind w:left="1998"/>
      </w:pPr>
      <w:rPr>
        <w:rFonts w:ascii="Times New Roman" w:hAnsi="Times New Roman" w:eastAsia="Times New Roman" w:cs="Times New Roman"/>
        <w:b w:val="0"/>
        <w:i w:val="0"/>
        <w:strike w:val="0"/>
        <w:dstrike w:val="0"/>
        <w:color w:val="111111"/>
        <w:sz w:val="22"/>
        <w:szCs w:val="22"/>
        <w:u w:val="none" w:color="000000"/>
        <w:bdr w:val="none" w:color="auto" w:sz="0" w:space="0"/>
        <w:shd w:val="clear" w:color="auto" w:fill="auto"/>
        <w:vertAlign w:val="baseline"/>
      </w:rPr>
    </w:lvl>
    <w:lvl w:ilvl="3" w:tplc="F5F66832">
      <w:start w:val="1"/>
      <w:numFmt w:val="bullet"/>
      <w:lvlText w:val="•"/>
      <w:lvlJc w:val="left"/>
      <w:pPr>
        <w:ind w:left="2718"/>
      </w:pPr>
      <w:rPr>
        <w:rFonts w:ascii="Times New Roman" w:hAnsi="Times New Roman" w:eastAsia="Times New Roman" w:cs="Times New Roman"/>
        <w:b w:val="0"/>
        <w:i w:val="0"/>
        <w:strike w:val="0"/>
        <w:dstrike w:val="0"/>
        <w:color w:val="111111"/>
        <w:sz w:val="22"/>
        <w:szCs w:val="22"/>
        <w:u w:val="none" w:color="000000"/>
        <w:bdr w:val="none" w:color="auto" w:sz="0" w:space="0"/>
        <w:shd w:val="clear" w:color="auto" w:fill="auto"/>
        <w:vertAlign w:val="baseline"/>
      </w:rPr>
    </w:lvl>
    <w:lvl w:ilvl="4" w:tplc="B6706E50">
      <w:start w:val="1"/>
      <w:numFmt w:val="bullet"/>
      <w:lvlText w:val="o"/>
      <w:lvlJc w:val="left"/>
      <w:pPr>
        <w:ind w:left="3438"/>
      </w:pPr>
      <w:rPr>
        <w:rFonts w:ascii="Times New Roman" w:hAnsi="Times New Roman" w:eastAsia="Times New Roman" w:cs="Times New Roman"/>
        <w:b w:val="0"/>
        <w:i w:val="0"/>
        <w:strike w:val="0"/>
        <w:dstrike w:val="0"/>
        <w:color w:val="111111"/>
        <w:sz w:val="22"/>
        <w:szCs w:val="22"/>
        <w:u w:val="none" w:color="000000"/>
        <w:bdr w:val="none" w:color="auto" w:sz="0" w:space="0"/>
        <w:shd w:val="clear" w:color="auto" w:fill="auto"/>
        <w:vertAlign w:val="baseline"/>
      </w:rPr>
    </w:lvl>
    <w:lvl w:ilvl="5" w:tplc="64103518">
      <w:start w:val="1"/>
      <w:numFmt w:val="bullet"/>
      <w:lvlText w:val="▪"/>
      <w:lvlJc w:val="left"/>
      <w:pPr>
        <w:ind w:left="4158"/>
      </w:pPr>
      <w:rPr>
        <w:rFonts w:ascii="Times New Roman" w:hAnsi="Times New Roman" w:eastAsia="Times New Roman" w:cs="Times New Roman"/>
        <w:b w:val="0"/>
        <w:i w:val="0"/>
        <w:strike w:val="0"/>
        <w:dstrike w:val="0"/>
        <w:color w:val="111111"/>
        <w:sz w:val="22"/>
        <w:szCs w:val="22"/>
        <w:u w:val="none" w:color="000000"/>
        <w:bdr w:val="none" w:color="auto" w:sz="0" w:space="0"/>
        <w:shd w:val="clear" w:color="auto" w:fill="auto"/>
        <w:vertAlign w:val="baseline"/>
      </w:rPr>
    </w:lvl>
    <w:lvl w:ilvl="6" w:tplc="252437E2">
      <w:start w:val="1"/>
      <w:numFmt w:val="bullet"/>
      <w:lvlText w:val="•"/>
      <w:lvlJc w:val="left"/>
      <w:pPr>
        <w:ind w:left="4878"/>
      </w:pPr>
      <w:rPr>
        <w:rFonts w:ascii="Times New Roman" w:hAnsi="Times New Roman" w:eastAsia="Times New Roman" w:cs="Times New Roman"/>
        <w:b w:val="0"/>
        <w:i w:val="0"/>
        <w:strike w:val="0"/>
        <w:dstrike w:val="0"/>
        <w:color w:val="111111"/>
        <w:sz w:val="22"/>
        <w:szCs w:val="22"/>
        <w:u w:val="none" w:color="000000"/>
        <w:bdr w:val="none" w:color="auto" w:sz="0" w:space="0"/>
        <w:shd w:val="clear" w:color="auto" w:fill="auto"/>
        <w:vertAlign w:val="baseline"/>
      </w:rPr>
    </w:lvl>
    <w:lvl w:ilvl="7" w:tplc="402EB46E">
      <w:start w:val="1"/>
      <w:numFmt w:val="bullet"/>
      <w:lvlText w:val="o"/>
      <w:lvlJc w:val="left"/>
      <w:pPr>
        <w:ind w:left="5598"/>
      </w:pPr>
      <w:rPr>
        <w:rFonts w:ascii="Times New Roman" w:hAnsi="Times New Roman" w:eastAsia="Times New Roman" w:cs="Times New Roman"/>
        <w:b w:val="0"/>
        <w:i w:val="0"/>
        <w:strike w:val="0"/>
        <w:dstrike w:val="0"/>
        <w:color w:val="111111"/>
        <w:sz w:val="22"/>
        <w:szCs w:val="22"/>
        <w:u w:val="none" w:color="000000"/>
        <w:bdr w:val="none" w:color="auto" w:sz="0" w:space="0"/>
        <w:shd w:val="clear" w:color="auto" w:fill="auto"/>
        <w:vertAlign w:val="baseline"/>
      </w:rPr>
    </w:lvl>
    <w:lvl w:ilvl="8" w:tplc="7C42765E">
      <w:start w:val="1"/>
      <w:numFmt w:val="bullet"/>
      <w:lvlText w:val="▪"/>
      <w:lvlJc w:val="left"/>
      <w:pPr>
        <w:ind w:left="6318"/>
      </w:pPr>
      <w:rPr>
        <w:rFonts w:ascii="Times New Roman" w:hAnsi="Times New Roman" w:eastAsia="Times New Roman" w:cs="Times New Roman"/>
        <w:b w:val="0"/>
        <w:i w:val="0"/>
        <w:strike w:val="0"/>
        <w:dstrike w:val="0"/>
        <w:color w:val="111111"/>
        <w:sz w:val="22"/>
        <w:szCs w:val="22"/>
        <w:u w:val="none" w:color="000000"/>
        <w:bdr w:val="none" w:color="auto" w:sz="0" w:space="0"/>
        <w:shd w:val="clear" w:color="auto" w:fill="auto"/>
        <w:vertAlign w:val="baseline"/>
      </w:rPr>
    </w:lvl>
  </w:abstractNum>
  <w:num w:numId="1" w16cid:durableId="1242451472">
    <w:abstractNumId w:val="2"/>
  </w:num>
  <w:num w:numId="2" w16cid:durableId="1299530136">
    <w:abstractNumId w:val="3"/>
  </w:num>
  <w:num w:numId="3" w16cid:durableId="1332371336">
    <w:abstractNumId w:val="7"/>
  </w:num>
  <w:num w:numId="4" w16cid:durableId="1347711001">
    <w:abstractNumId w:val="8"/>
  </w:num>
  <w:num w:numId="5" w16cid:durableId="152986095">
    <w:abstractNumId w:val="1"/>
  </w:num>
  <w:num w:numId="6" w16cid:durableId="1950164789">
    <w:abstractNumId w:val="5"/>
  </w:num>
  <w:num w:numId="7" w16cid:durableId="2055345589">
    <w:abstractNumId w:val="6"/>
  </w:num>
  <w:num w:numId="8" w16cid:durableId="757750940">
    <w:abstractNumId w:val="4"/>
  </w:num>
  <w:num w:numId="9" w16cid:durableId="9004835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218A"/>
    <w:rsid w:val="00004FEF"/>
    <w:rsid w:val="000065BD"/>
    <w:rsid w:val="0001552C"/>
    <w:rsid w:val="000162C9"/>
    <w:rsid w:val="00017D47"/>
    <w:rsid w:val="0002222C"/>
    <w:rsid w:val="000267AB"/>
    <w:rsid w:val="0003321D"/>
    <w:rsid w:val="00035734"/>
    <w:rsid w:val="00044783"/>
    <w:rsid w:val="00044F05"/>
    <w:rsid w:val="000532D5"/>
    <w:rsid w:val="0005564A"/>
    <w:rsid w:val="000620E1"/>
    <w:rsid w:val="000629C2"/>
    <w:rsid w:val="00072D73"/>
    <w:rsid w:val="00080346"/>
    <w:rsid w:val="00084123"/>
    <w:rsid w:val="0008464C"/>
    <w:rsid w:val="000849F8"/>
    <w:rsid w:val="0008636D"/>
    <w:rsid w:val="000878BE"/>
    <w:rsid w:val="000912FC"/>
    <w:rsid w:val="000953A7"/>
    <w:rsid w:val="000A563F"/>
    <w:rsid w:val="000B0BEE"/>
    <w:rsid w:val="000B0E6E"/>
    <w:rsid w:val="000B5073"/>
    <w:rsid w:val="000B5A86"/>
    <w:rsid w:val="000B662C"/>
    <w:rsid w:val="000C1FA5"/>
    <w:rsid w:val="000C2977"/>
    <w:rsid w:val="000C42D0"/>
    <w:rsid w:val="000D00C9"/>
    <w:rsid w:val="000D19CF"/>
    <w:rsid w:val="000D299F"/>
    <w:rsid w:val="000D715B"/>
    <w:rsid w:val="000E0381"/>
    <w:rsid w:val="000E5E95"/>
    <w:rsid w:val="001006D8"/>
    <w:rsid w:val="00100B1E"/>
    <w:rsid w:val="00101EB5"/>
    <w:rsid w:val="001059EF"/>
    <w:rsid w:val="00105A6D"/>
    <w:rsid w:val="0011056A"/>
    <w:rsid w:val="001106F5"/>
    <w:rsid w:val="001140CD"/>
    <w:rsid w:val="00114F44"/>
    <w:rsid w:val="001172A1"/>
    <w:rsid w:val="0012030F"/>
    <w:rsid w:val="00127ECF"/>
    <w:rsid w:val="001303B8"/>
    <w:rsid w:val="00130E4B"/>
    <w:rsid w:val="001336A5"/>
    <w:rsid w:val="001341BA"/>
    <w:rsid w:val="00137023"/>
    <w:rsid w:val="00137C56"/>
    <w:rsid w:val="00143954"/>
    <w:rsid w:val="0014540D"/>
    <w:rsid w:val="00145BB0"/>
    <w:rsid w:val="00150912"/>
    <w:rsid w:val="00151F1B"/>
    <w:rsid w:val="001567D9"/>
    <w:rsid w:val="00160CD5"/>
    <w:rsid w:val="00162D2A"/>
    <w:rsid w:val="00162E5A"/>
    <w:rsid w:val="0016661B"/>
    <w:rsid w:val="001670AD"/>
    <w:rsid w:val="00170CC2"/>
    <w:rsid w:val="00171CA0"/>
    <w:rsid w:val="00173C3D"/>
    <w:rsid w:val="00177A06"/>
    <w:rsid w:val="0018317C"/>
    <w:rsid w:val="00183BA9"/>
    <w:rsid w:val="0018738B"/>
    <w:rsid w:val="00191D35"/>
    <w:rsid w:val="00192A1B"/>
    <w:rsid w:val="0019527F"/>
    <w:rsid w:val="001A4177"/>
    <w:rsid w:val="001B05A0"/>
    <w:rsid w:val="001B237D"/>
    <w:rsid w:val="001B29F0"/>
    <w:rsid w:val="001B6C43"/>
    <w:rsid w:val="001D2F27"/>
    <w:rsid w:val="001D3679"/>
    <w:rsid w:val="001D4592"/>
    <w:rsid w:val="001D7141"/>
    <w:rsid w:val="001E3BC7"/>
    <w:rsid w:val="001E4F10"/>
    <w:rsid w:val="001F4756"/>
    <w:rsid w:val="001F6C5E"/>
    <w:rsid w:val="001F723C"/>
    <w:rsid w:val="00200768"/>
    <w:rsid w:val="002017D5"/>
    <w:rsid w:val="00205951"/>
    <w:rsid w:val="00206F69"/>
    <w:rsid w:val="002143C4"/>
    <w:rsid w:val="0021751A"/>
    <w:rsid w:val="00217655"/>
    <w:rsid w:val="00217933"/>
    <w:rsid w:val="0022125D"/>
    <w:rsid w:val="00224981"/>
    <w:rsid w:val="00224F20"/>
    <w:rsid w:val="00233BC8"/>
    <w:rsid w:val="002437FA"/>
    <w:rsid w:val="00245021"/>
    <w:rsid w:val="0025403F"/>
    <w:rsid w:val="0025646C"/>
    <w:rsid w:val="002579DA"/>
    <w:rsid w:val="0026018B"/>
    <w:rsid w:val="00266668"/>
    <w:rsid w:val="00275F66"/>
    <w:rsid w:val="00277246"/>
    <w:rsid w:val="00283165"/>
    <w:rsid w:val="002837FA"/>
    <w:rsid w:val="00283C8C"/>
    <w:rsid w:val="00286EEC"/>
    <w:rsid w:val="002917D7"/>
    <w:rsid w:val="00291BC4"/>
    <w:rsid w:val="00293DEF"/>
    <w:rsid w:val="00294D23"/>
    <w:rsid w:val="00297CED"/>
    <w:rsid w:val="002A060B"/>
    <w:rsid w:val="002A3C1D"/>
    <w:rsid w:val="002B06B2"/>
    <w:rsid w:val="002B6738"/>
    <w:rsid w:val="002C1643"/>
    <w:rsid w:val="002D6F24"/>
    <w:rsid w:val="002E0317"/>
    <w:rsid w:val="002E032F"/>
    <w:rsid w:val="002E4935"/>
    <w:rsid w:val="002E5A5A"/>
    <w:rsid w:val="002E5D78"/>
    <w:rsid w:val="002F1B78"/>
    <w:rsid w:val="002F259C"/>
    <w:rsid w:val="002F5107"/>
    <w:rsid w:val="002F66A0"/>
    <w:rsid w:val="00301AC7"/>
    <w:rsid w:val="00303339"/>
    <w:rsid w:val="00305556"/>
    <w:rsid w:val="00306CC2"/>
    <w:rsid w:val="00307FDD"/>
    <w:rsid w:val="003115B3"/>
    <w:rsid w:val="00314065"/>
    <w:rsid w:val="00314476"/>
    <w:rsid w:val="00321747"/>
    <w:rsid w:val="00325B39"/>
    <w:rsid w:val="003263D8"/>
    <w:rsid w:val="003349B5"/>
    <w:rsid w:val="003363B1"/>
    <w:rsid w:val="0034799C"/>
    <w:rsid w:val="00350019"/>
    <w:rsid w:val="003526CE"/>
    <w:rsid w:val="003537C3"/>
    <w:rsid w:val="00353C14"/>
    <w:rsid w:val="003616AC"/>
    <w:rsid w:val="00364ABB"/>
    <w:rsid w:val="00365A44"/>
    <w:rsid w:val="0036725E"/>
    <w:rsid w:val="00370975"/>
    <w:rsid w:val="00372BC1"/>
    <w:rsid w:val="00374956"/>
    <w:rsid w:val="003818AC"/>
    <w:rsid w:val="003835CA"/>
    <w:rsid w:val="00384C23"/>
    <w:rsid w:val="00386B03"/>
    <w:rsid w:val="00386E9A"/>
    <w:rsid w:val="003872ED"/>
    <w:rsid w:val="0039138F"/>
    <w:rsid w:val="0039208E"/>
    <w:rsid w:val="00394359"/>
    <w:rsid w:val="003A199E"/>
    <w:rsid w:val="003A1C4C"/>
    <w:rsid w:val="003A3E65"/>
    <w:rsid w:val="003A4CC8"/>
    <w:rsid w:val="003A646C"/>
    <w:rsid w:val="003C55EB"/>
    <w:rsid w:val="003C71FE"/>
    <w:rsid w:val="003CBE92"/>
    <w:rsid w:val="003D25A6"/>
    <w:rsid w:val="003E01CC"/>
    <w:rsid w:val="003E1815"/>
    <w:rsid w:val="003E326E"/>
    <w:rsid w:val="003F098F"/>
    <w:rsid w:val="003F10B8"/>
    <w:rsid w:val="003F4EC3"/>
    <w:rsid w:val="0040023C"/>
    <w:rsid w:val="004057BA"/>
    <w:rsid w:val="0040661C"/>
    <w:rsid w:val="004158D9"/>
    <w:rsid w:val="00424677"/>
    <w:rsid w:val="00425CC6"/>
    <w:rsid w:val="004261D7"/>
    <w:rsid w:val="00427CCD"/>
    <w:rsid w:val="00427D61"/>
    <w:rsid w:val="0043008B"/>
    <w:rsid w:val="004320BC"/>
    <w:rsid w:val="00433AA1"/>
    <w:rsid w:val="004419B5"/>
    <w:rsid w:val="00442E4F"/>
    <w:rsid w:val="0044614C"/>
    <w:rsid w:val="00446CA2"/>
    <w:rsid w:val="00447270"/>
    <w:rsid w:val="00447FD7"/>
    <w:rsid w:val="004537D9"/>
    <w:rsid w:val="00465ED6"/>
    <w:rsid w:val="00467B73"/>
    <w:rsid w:val="0047195F"/>
    <w:rsid w:val="0047305C"/>
    <w:rsid w:val="00473290"/>
    <w:rsid w:val="0047530B"/>
    <w:rsid w:val="0047600D"/>
    <w:rsid w:val="004815B3"/>
    <w:rsid w:val="00483CE8"/>
    <w:rsid w:val="0048737E"/>
    <w:rsid w:val="00487EEC"/>
    <w:rsid w:val="0049330E"/>
    <w:rsid w:val="004933AF"/>
    <w:rsid w:val="00497028"/>
    <w:rsid w:val="004976C9"/>
    <w:rsid w:val="004A01C6"/>
    <w:rsid w:val="004A1950"/>
    <w:rsid w:val="004A2B5B"/>
    <w:rsid w:val="004A493D"/>
    <w:rsid w:val="004A69EE"/>
    <w:rsid w:val="004B24C1"/>
    <w:rsid w:val="004C15F6"/>
    <w:rsid w:val="004C2C3A"/>
    <w:rsid w:val="004C43DF"/>
    <w:rsid w:val="004C6CB0"/>
    <w:rsid w:val="004C7696"/>
    <w:rsid w:val="004D3683"/>
    <w:rsid w:val="004D3F21"/>
    <w:rsid w:val="004E528C"/>
    <w:rsid w:val="004E5FAB"/>
    <w:rsid w:val="004F27CB"/>
    <w:rsid w:val="004F7101"/>
    <w:rsid w:val="004F7B2F"/>
    <w:rsid w:val="00504DE9"/>
    <w:rsid w:val="00505DF4"/>
    <w:rsid w:val="005071A0"/>
    <w:rsid w:val="00507704"/>
    <w:rsid w:val="005078AD"/>
    <w:rsid w:val="00520039"/>
    <w:rsid w:val="005206BC"/>
    <w:rsid w:val="00521CA3"/>
    <w:rsid w:val="00522E6D"/>
    <w:rsid w:val="0052468C"/>
    <w:rsid w:val="00531CC2"/>
    <w:rsid w:val="00532EE1"/>
    <w:rsid w:val="0053315D"/>
    <w:rsid w:val="0053485D"/>
    <w:rsid w:val="0054461B"/>
    <w:rsid w:val="005500E0"/>
    <w:rsid w:val="0055186C"/>
    <w:rsid w:val="00551CFB"/>
    <w:rsid w:val="00555B74"/>
    <w:rsid w:val="005616F2"/>
    <w:rsid w:val="005648DE"/>
    <w:rsid w:val="005678ED"/>
    <w:rsid w:val="00577757"/>
    <w:rsid w:val="00582A6D"/>
    <w:rsid w:val="005838EB"/>
    <w:rsid w:val="00583D5F"/>
    <w:rsid w:val="0058478F"/>
    <w:rsid w:val="00592FF0"/>
    <w:rsid w:val="005961E3"/>
    <w:rsid w:val="005A0A44"/>
    <w:rsid w:val="005A78A9"/>
    <w:rsid w:val="005A7E4C"/>
    <w:rsid w:val="005B02A1"/>
    <w:rsid w:val="005B3D8C"/>
    <w:rsid w:val="005C10CC"/>
    <w:rsid w:val="005C2C5F"/>
    <w:rsid w:val="005D26BE"/>
    <w:rsid w:val="005D3FBC"/>
    <w:rsid w:val="005E1561"/>
    <w:rsid w:val="005E49CA"/>
    <w:rsid w:val="005E6277"/>
    <w:rsid w:val="005E7B75"/>
    <w:rsid w:val="005F3AF3"/>
    <w:rsid w:val="005F3DB4"/>
    <w:rsid w:val="005F408D"/>
    <w:rsid w:val="005F4B1D"/>
    <w:rsid w:val="005F7948"/>
    <w:rsid w:val="00600F1B"/>
    <w:rsid w:val="00606B8D"/>
    <w:rsid w:val="00607741"/>
    <w:rsid w:val="006101E6"/>
    <w:rsid w:val="006112C1"/>
    <w:rsid w:val="006114AD"/>
    <w:rsid w:val="006154D4"/>
    <w:rsid w:val="00616E24"/>
    <w:rsid w:val="00626F25"/>
    <w:rsid w:val="00627FBB"/>
    <w:rsid w:val="00630152"/>
    <w:rsid w:val="00630920"/>
    <w:rsid w:val="00630A06"/>
    <w:rsid w:val="00630EF6"/>
    <w:rsid w:val="00631C60"/>
    <w:rsid w:val="0063366D"/>
    <w:rsid w:val="00634901"/>
    <w:rsid w:val="00641839"/>
    <w:rsid w:val="00645532"/>
    <w:rsid w:val="00651A0D"/>
    <w:rsid w:val="006544E3"/>
    <w:rsid w:val="00662236"/>
    <w:rsid w:val="006655AC"/>
    <w:rsid w:val="00666ADE"/>
    <w:rsid w:val="006711EA"/>
    <w:rsid w:val="00671ABF"/>
    <w:rsid w:val="00672CF9"/>
    <w:rsid w:val="00675B7C"/>
    <w:rsid w:val="00675F39"/>
    <w:rsid w:val="006762E6"/>
    <w:rsid w:val="00676685"/>
    <w:rsid w:val="00677842"/>
    <w:rsid w:val="00683044"/>
    <w:rsid w:val="00685310"/>
    <w:rsid w:val="00694D9F"/>
    <w:rsid w:val="006A0CFA"/>
    <w:rsid w:val="006A33B9"/>
    <w:rsid w:val="006B45B2"/>
    <w:rsid w:val="006C2AB0"/>
    <w:rsid w:val="006C36AB"/>
    <w:rsid w:val="006C510F"/>
    <w:rsid w:val="006D1383"/>
    <w:rsid w:val="006D29E1"/>
    <w:rsid w:val="006D510F"/>
    <w:rsid w:val="006D5BDA"/>
    <w:rsid w:val="006E00DE"/>
    <w:rsid w:val="006E0FEC"/>
    <w:rsid w:val="006E41B0"/>
    <w:rsid w:val="006F0597"/>
    <w:rsid w:val="006F083A"/>
    <w:rsid w:val="006F49A2"/>
    <w:rsid w:val="006F54AD"/>
    <w:rsid w:val="006F70DD"/>
    <w:rsid w:val="00704F25"/>
    <w:rsid w:val="0070520C"/>
    <w:rsid w:val="00707B1C"/>
    <w:rsid w:val="007124C7"/>
    <w:rsid w:val="00721202"/>
    <w:rsid w:val="007214C4"/>
    <w:rsid w:val="00722ABB"/>
    <w:rsid w:val="0072441B"/>
    <w:rsid w:val="00730DBD"/>
    <w:rsid w:val="00730FF6"/>
    <w:rsid w:val="007340BE"/>
    <w:rsid w:val="00734248"/>
    <w:rsid w:val="00734459"/>
    <w:rsid w:val="007401BC"/>
    <w:rsid w:val="00750F8D"/>
    <w:rsid w:val="00752DEC"/>
    <w:rsid w:val="0075430A"/>
    <w:rsid w:val="00756236"/>
    <w:rsid w:val="00756A2E"/>
    <w:rsid w:val="00757F1D"/>
    <w:rsid w:val="007602AA"/>
    <w:rsid w:val="007650DF"/>
    <w:rsid w:val="0076785B"/>
    <w:rsid w:val="0077187C"/>
    <w:rsid w:val="00773EA5"/>
    <w:rsid w:val="00780869"/>
    <w:rsid w:val="00783F0E"/>
    <w:rsid w:val="00785DE3"/>
    <w:rsid w:val="0078708C"/>
    <w:rsid w:val="00787C9D"/>
    <w:rsid w:val="00792091"/>
    <w:rsid w:val="007958A6"/>
    <w:rsid w:val="00795D79"/>
    <w:rsid w:val="007A0650"/>
    <w:rsid w:val="007A5760"/>
    <w:rsid w:val="007A67FD"/>
    <w:rsid w:val="007B5EA0"/>
    <w:rsid w:val="007B6177"/>
    <w:rsid w:val="007C1BDE"/>
    <w:rsid w:val="007C6174"/>
    <w:rsid w:val="007D4636"/>
    <w:rsid w:val="007E0223"/>
    <w:rsid w:val="007E13F6"/>
    <w:rsid w:val="007E142A"/>
    <w:rsid w:val="007E39EC"/>
    <w:rsid w:val="007E6D4F"/>
    <w:rsid w:val="007F561D"/>
    <w:rsid w:val="007F58AB"/>
    <w:rsid w:val="00806F66"/>
    <w:rsid w:val="0081309D"/>
    <w:rsid w:val="008143E5"/>
    <w:rsid w:val="00834017"/>
    <w:rsid w:val="00842887"/>
    <w:rsid w:val="008434DD"/>
    <w:rsid w:val="008447E4"/>
    <w:rsid w:val="00844E8C"/>
    <w:rsid w:val="00852C82"/>
    <w:rsid w:val="0085554E"/>
    <w:rsid w:val="00860058"/>
    <w:rsid w:val="0086245D"/>
    <w:rsid w:val="00866AEB"/>
    <w:rsid w:val="00870584"/>
    <w:rsid w:val="00875FE8"/>
    <w:rsid w:val="00882591"/>
    <w:rsid w:val="00885E4A"/>
    <w:rsid w:val="00886C0A"/>
    <w:rsid w:val="008924E1"/>
    <w:rsid w:val="008A108B"/>
    <w:rsid w:val="008A680D"/>
    <w:rsid w:val="008B12A0"/>
    <w:rsid w:val="008B30AC"/>
    <w:rsid w:val="008B3F1E"/>
    <w:rsid w:val="008B45CA"/>
    <w:rsid w:val="008B6510"/>
    <w:rsid w:val="008B6C5F"/>
    <w:rsid w:val="008C4CC2"/>
    <w:rsid w:val="008C61EE"/>
    <w:rsid w:val="008C63B3"/>
    <w:rsid w:val="008D1574"/>
    <w:rsid w:val="008D625B"/>
    <w:rsid w:val="008D7422"/>
    <w:rsid w:val="008E0911"/>
    <w:rsid w:val="008E2606"/>
    <w:rsid w:val="008E5D6F"/>
    <w:rsid w:val="008F0ADC"/>
    <w:rsid w:val="008F2D86"/>
    <w:rsid w:val="008F40AB"/>
    <w:rsid w:val="008F4E7A"/>
    <w:rsid w:val="00902F5C"/>
    <w:rsid w:val="0091218A"/>
    <w:rsid w:val="0091219E"/>
    <w:rsid w:val="00914580"/>
    <w:rsid w:val="00914656"/>
    <w:rsid w:val="00915901"/>
    <w:rsid w:val="00915EE6"/>
    <w:rsid w:val="009178AB"/>
    <w:rsid w:val="00917A2C"/>
    <w:rsid w:val="0092203A"/>
    <w:rsid w:val="009223D2"/>
    <w:rsid w:val="00932DCB"/>
    <w:rsid w:val="00935783"/>
    <w:rsid w:val="009407D5"/>
    <w:rsid w:val="00940BC9"/>
    <w:rsid w:val="00940F52"/>
    <w:rsid w:val="0094429C"/>
    <w:rsid w:val="00945D08"/>
    <w:rsid w:val="00952D5C"/>
    <w:rsid w:val="0095442B"/>
    <w:rsid w:val="009555EE"/>
    <w:rsid w:val="009574F2"/>
    <w:rsid w:val="00970E94"/>
    <w:rsid w:val="0097290D"/>
    <w:rsid w:val="009736D2"/>
    <w:rsid w:val="00974F96"/>
    <w:rsid w:val="0098051C"/>
    <w:rsid w:val="00982BF4"/>
    <w:rsid w:val="00987F36"/>
    <w:rsid w:val="009A74A5"/>
    <w:rsid w:val="009B1116"/>
    <w:rsid w:val="009C2A9A"/>
    <w:rsid w:val="009C4CF8"/>
    <w:rsid w:val="009D0D80"/>
    <w:rsid w:val="009D159E"/>
    <w:rsid w:val="009D4807"/>
    <w:rsid w:val="009D488C"/>
    <w:rsid w:val="009D495A"/>
    <w:rsid w:val="009F7A66"/>
    <w:rsid w:val="00A00AC9"/>
    <w:rsid w:val="00A01BA6"/>
    <w:rsid w:val="00A06F11"/>
    <w:rsid w:val="00A128A5"/>
    <w:rsid w:val="00A247D2"/>
    <w:rsid w:val="00A354A7"/>
    <w:rsid w:val="00A355CD"/>
    <w:rsid w:val="00A43141"/>
    <w:rsid w:val="00A44D47"/>
    <w:rsid w:val="00A46075"/>
    <w:rsid w:val="00A51B54"/>
    <w:rsid w:val="00A5795B"/>
    <w:rsid w:val="00A61ECB"/>
    <w:rsid w:val="00A64610"/>
    <w:rsid w:val="00A71D72"/>
    <w:rsid w:val="00A75526"/>
    <w:rsid w:val="00A75AD8"/>
    <w:rsid w:val="00A767E1"/>
    <w:rsid w:val="00A768B1"/>
    <w:rsid w:val="00A7D571"/>
    <w:rsid w:val="00A8005E"/>
    <w:rsid w:val="00A80852"/>
    <w:rsid w:val="00A83B78"/>
    <w:rsid w:val="00A86FC1"/>
    <w:rsid w:val="00A901D7"/>
    <w:rsid w:val="00A90A89"/>
    <w:rsid w:val="00A9523D"/>
    <w:rsid w:val="00A95E61"/>
    <w:rsid w:val="00AA053B"/>
    <w:rsid w:val="00AA1C26"/>
    <w:rsid w:val="00AB13FA"/>
    <w:rsid w:val="00AB2089"/>
    <w:rsid w:val="00AB259F"/>
    <w:rsid w:val="00AB326E"/>
    <w:rsid w:val="00AB67D9"/>
    <w:rsid w:val="00AB6879"/>
    <w:rsid w:val="00AC21FE"/>
    <w:rsid w:val="00AC684C"/>
    <w:rsid w:val="00AD1AFF"/>
    <w:rsid w:val="00AD2062"/>
    <w:rsid w:val="00AD63CF"/>
    <w:rsid w:val="00AE5E80"/>
    <w:rsid w:val="00AE7005"/>
    <w:rsid w:val="00AF145C"/>
    <w:rsid w:val="00AF6594"/>
    <w:rsid w:val="00AF6B8E"/>
    <w:rsid w:val="00B001AD"/>
    <w:rsid w:val="00B02065"/>
    <w:rsid w:val="00B02140"/>
    <w:rsid w:val="00B04226"/>
    <w:rsid w:val="00B10DF1"/>
    <w:rsid w:val="00B1207E"/>
    <w:rsid w:val="00B167E1"/>
    <w:rsid w:val="00B169B9"/>
    <w:rsid w:val="00B204BD"/>
    <w:rsid w:val="00B20B45"/>
    <w:rsid w:val="00B21B4E"/>
    <w:rsid w:val="00B23E3D"/>
    <w:rsid w:val="00B34984"/>
    <w:rsid w:val="00B368C5"/>
    <w:rsid w:val="00B4256C"/>
    <w:rsid w:val="00B430E2"/>
    <w:rsid w:val="00B44427"/>
    <w:rsid w:val="00B47DBA"/>
    <w:rsid w:val="00B509F2"/>
    <w:rsid w:val="00B50BE3"/>
    <w:rsid w:val="00B57780"/>
    <w:rsid w:val="00B6053B"/>
    <w:rsid w:val="00B61D78"/>
    <w:rsid w:val="00B67018"/>
    <w:rsid w:val="00B67882"/>
    <w:rsid w:val="00B76D33"/>
    <w:rsid w:val="00B76EBD"/>
    <w:rsid w:val="00B77087"/>
    <w:rsid w:val="00B770FE"/>
    <w:rsid w:val="00B81B0B"/>
    <w:rsid w:val="00B90BA8"/>
    <w:rsid w:val="00B9102A"/>
    <w:rsid w:val="00B91C67"/>
    <w:rsid w:val="00B956E2"/>
    <w:rsid w:val="00BA646D"/>
    <w:rsid w:val="00BA7D85"/>
    <w:rsid w:val="00BB51D2"/>
    <w:rsid w:val="00BB5C9C"/>
    <w:rsid w:val="00BC1D8F"/>
    <w:rsid w:val="00BC25B6"/>
    <w:rsid w:val="00BD2254"/>
    <w:rsid w:val="00BD52D2"/>
    <w:rsid w:val="00BD67A7"/>
    <w:rsid w:val="00BE0884"/>
    <w:rsid w:val="00BE3923"/>
    <w:rsid w:val="00BE781B"/>
    <w:rsid w:val="00BF0587"/>
    <w:rsid w:val="00BF2505"/>
    <w:rsid w:val="00BF273C"/>
    <w:rsid w:val="00BF3494"/>
    <w:rsid w:val="00BF7952"/>
    <w:rsid w:val="00C00915"/>
    <w:rsid w:val="00C027E3"/>
    <w:rsid w:val="00C0568E"/>
    <w:rsid w:val="00C058D2"/>
    <w:rsid w:val="00C05A9D"/>
    <w:rsid w:val="00C070E1"/>
    <w:rsid w:val="00C103AD"/>
    <w:rsid w:val="00C13A5B"/>
    <w:rsid w:val="00C15126"/>
    <w:rsid w:val="00C22D1E"/>
    <w:rsid w:val="00C25E5C"/>
    <w:rsid w:val="00C31CB4"/>
    <w:rsid w:val="00C326F8"/>
    <w:rsid w:val="00C32764"/>
    <w:rsid w:val="00C33ECC"/>
    <w:rsid w:val="00C370F8"/>
    <w:rsid w:val="00C406FA"/>
    <w:rsid w:val="00C45308"/>
    <w:rsid w:val="00C45918"/>
    <w:rsid w:val="00C46FB2"/>
    <w:rsid w:val="00C473D8"/>
    <w:rsid w:val="00C51EB5"/>
    <w:rsid w:val="00C54881"/>
    <w:rsid w:val="00C5661C"/>
    <w:rsid w:val="00C6244C"/>
    <w:rsid w:val="00C64A4D"/>
    <w:rsid w:val="00C64FFC"/>
    <w:rsid w:val="00C65761"/>
    <w:rsid w:val="00C66FCC"/>
    <w:rsid w:val="00C67366"/>
    <w:rsid w:val="00C72342"/>
    <w:rsid w:val="00C72838"/>
    <w:rsid w:val="00C75F18"/>
    <w:rsid w:val="00C84C29"/>
    <w:rsid w:val="00C8691E"/>
    <w:rsid w:val="00C940FF"/>
    <w:rsid w:val="00CA0773"/>
    <w:rsid w:val="00CA458C"/>
    <w:rsid w:val="00CB3E70"/>
    <w:rsid w:val="00CB44CB"/>
    <w:rsid w:val="00CB4FED"/>
    <w:rsid w:val="00CB6302"/>
    <w:rsid w:val="00CC0AD5"/>
    <w:rsid w:val="00CC58C9"/>
    <w:rsid w:val="00CD46D1"/>
    <w:rsid w:val="00CD669B"/>
    <w:rsid w:val="00CD7959"/>
    <w:rsid w:val="00CE501B"/>
    <w:rsid w:val="00CE50ED"/>
    <w:rsid w:val="00CF3CE6"/>
    <w:rsid w:val="00CF4B16"/>
    <w:rsid w:val="00CF4FEE"/>
    <w:rsid w:val="00CF71F4"/>
    <w:rsid w:val="00D027A1"/>
    <w:rsid w:val="00D07D2D"/>
    <w:rsid w:val="00D16EBD"/>
    <w:rsid w:val="00D21D57"/>
    <w:rsid w:val="00D2297C"/>
    <w:rsid w:val="00D2412D"/>
    <w:rsid w:val="00D31CC8"/>
    <w:rsid w:val="00D365D5"/>
    <w:rsid w:val="00D415F4"/>
    <w:rsid w:val="00D450F3"/>
    <w:rsid w:val="00D467F9"/>
    <w:rsid w:val="00D4740B"/>
    <w:rsid w:val="00D519E8"/>
    <w:rsid w:val="00D52AE9"/>
    <w:rsid w:val="00D56753"/>
    <w:rsid w:val="00D56DC6"/>
    <w:rsid w:val="00D6015A"/>
    <w:rsid w:val="00D605B1"/>
    <w:rsid w:val="00D63401"/>
    <w:rsid w:val="00D76E19"/>
    <w:rsid w:val="00D77344"/>
    <w:rsid w:val="00D77B04"/>
    <w:rsid w:val="00D87AF3"/>
    <w:rsid w:val="00D948AF"/>
    <w:rsid w:val="00D95FE1"/>
    <w:rsid w:val="00DA1BAD"/>
    <w:rsid w:val="00DA348C"/>
    <w:rsid w:val="00DA45C0"/>
    <w:rsid w:val="00DA76FA"/>
    <w:rsid w:val="00DB072D"/>
    <w:rsid w:val="00DB5402"/>
    <w:rsid w:val="00DB5E67"/>
    <w:rsid w:val="00DB6456"/>
    <w:rsid w:val="00DC5F56"/>
    <w:rsid w:val="00DC60D0"/>
    <w:rsid w:val="00DC70FA"/>
    <w:rsid w:val="00DD023E"/>
    <w:rsid w:val="00DD61EA"/>
    <w:rsid w:val="00DE032B"/>
    <w:rsid w:val="00DE0B91"/>
    <w:rsid w:val="00DE149A"/>
    <w:rsid w:val="00DE4997"/>
    <w:rsid w:val="00DF04B3"/>
    <w:rsid w:val="00DF4795"/>
    <w:rsid w:val="00DF571C"/>
    <w:rsid w:val="00DF7E17"/>
    <w:rsid w:val="00E006A6"/>
    <w:rsid w:val="00E01741"/>
    <w:rsid w:val="00E0391E"/>
    <w:rsid w:val="00E06916"/>
    <w:rsid w:val="00E10CF4"/>
    <w:rsid w:val="00E1254F"/>
    <w:rsid w:val="00E15947"/>
    <w:rsid w:val="00E22246"/>
    <w:rsid w:val="00E30FF0"/>
    <w:rsid w:val="00E363C7"/>
    <w:rsid w:val="00E371F1"/>
    <w:rsid w:val="00E44853"/>
    <w:rsid w:val="00E503EC"/>
    <w:rsid w:val="00E51DB8"/>
    <w:rsid w:val="00E607A8"/>
    <w:rsid w:val="00E708E7"/>
    <w:rsid w:val="00E743EA"/>
    <w:rsid w:val="00E766BB"/>
    <w:rsid w:val="00E7784C"/>
    <w:rsid w:val="00E77DCE"/>
    <w:rsid w:val="00E80C5C"/>
    <w:rsid w:val="00E81871"/>
    <w:rsid w:val="00E8443B"/>
    <w:rsid w:val="00E871AC"/>
    <w:rsid w:val="00E872DF"/>
    <w:rsid w:val="00E87BE6"/>
    <w:rsid w:val="00E944B8"/>
    <w:rsid w:val="00EA36CF"/>
    <w:rsid w:val="00EA50B1"/>
    <w:rsid w:val="00EA7BB6"/>
    <w:rsid w:val="00EB2F39"/>
    <w:rsid w:val="00EB4753"/>
    <w:rsid w:val="00EB7F6A"/>
    <w:rsid w:val="00EC4B8D"/>
    <w:rsid w:val="00EC59B1"/>
    <w:rsid w:val="00EC61CC"/>
    <w:rsid w:val="00EC6306"/>
    <w:rsid w:val="00EC6329"/>
    <w:rsid w:val="00EC660F"/>
    <w:rsid w:val="00EC72AC"/>
    <w:rsid w:val="00ED4402"/>
    <w:rsid w:val="00EF2F19"/>
    <w:rsid w:val="00F00774"/>
    <w:rsid w:val="00F05092"/>
    <w:rsid w:val="00F071B9"/>
    <w:rsid w:val="00F1239E"/>
    <w:rsid w:val="00F20BDB"/>
    <w:rsid w:val="00F211AF"/>
    <w:rsid w:val="00F3051D"/>
    <w:rsid w:val="00F30DA0"/>
    <w:rsid w:val="00F34160"/>
    <w:rsid w:val="00F34C62"/>
    <w:rsid w:val="00F42E88"/>
    <w:rsid w:val="00F43C89"/>
    <w:rsid w:val="00F43EDF"/>
    <w:rsid w:val="00F44BB4"/>
    <w:rsid w:val="00F462F3"/>
    <w:rsid w:val="00F46382"/>
    <w:rsid w:val="00F60FD9"/>
    <w:rsid w:val="00F672BD"/>
    <w:rsid w:val="00F6775D"/>
    <w:rsid w:val="00F71CAB"/>
    <w:rsid w:val="00F7316E"/>
    <w:rsid w:val="00F7524F"/>
    <w:rsid w:val="00F806F1"/>
    <w:rsid w:val="00F818B3"/>
    <w:rsid w:val="00F837FB"/>
    <w:rsid w:val="00F87AE1"/>
    <w:rsid w:val="00F952DA"/>
    <w:rsid w:val="00F9796D"/>
    <w:rsid w:val="00FB196F"/>
    <w:rsid w:val="00FB2D95"/>
    <w:rsid w:val="00FB345D"/>
    <w:rsid w:val="00FB720F"/>
    <w:rsid w:val="00FC3D85"/>
    <w:rsid w:val="00FC5E82"/>
    <w:rsid w:val="00FD1925"/>
    <w:rsid w:val="00FD1EF4"/>
    <w:rsid w:val="00FD683D"/>
    <w:rsid w:val="00FD769B"/>
    <w:rsid w:val="00FE0279"/>
    <w:rsid w:val="00FE26C0"/>
    <w:rsid w:val="00FE3FAE"/>
    <w:rsid w:val="00FF2EFC"/>
    <w:rsid w:val="00FF5EF2"/>
    <w:rsid w:val="00FF6E13"/>
    <w:rsid w:val="01461B39"/>
    <w:rsid w:val="017646EB"/>
    <w:rsid w:val="01A8782F"/>
    <w:rsid w:val="024C5CC4"/>
    <w:rsid w:val="02773FF1"/>
    <w:rsid w:val="0285289A"/>
    <w:rsid w:val="02895280"/>
    <w:rsid w:val="03B9DC92"/>
    <w:rsid w:val="04141919"/>
    <w:rsid w:val="041D04CD"/>
    <w:rsid w:val="048B9708"/>
    <w:rsid w:val="050F4AD9"/>
    <w:rsid w:val="05181A89"/>
    <w:rsid w:val="055E2783"/>
    <w:rsid w:val="06F4CC30"/>
    <w:rsid w:val="07B3B70B"/>
    <w:rsid w:val="07CBD7E4"/>
    <w:rsid w:val="084F1725"/>
    <w:rsid w:val="090F3FE5"/>
    <w:rsid w:val="0987EAD3"/>
    <w:rsid w:val="09AB87C5"/>
    <w:rsid w:val="09F1E863"/>
    <w:rsid w:val="0A55B899"/>
    <w:rsid w:val="0A85D387"/>
    <w:rsid w:val="0ACE0C4D"/>
    <w:rsid w:val="0AEFDBF3"/>
    <w:rsid w:val="0B377708"/>
    <w:rsid w:val="0B54B92D"/>
    <w:rsid w:val="0B578E87"/>
    <w:rsid w:val="0BEAF09E"/>
    <w:rsid w:val="0C2BFE5F"/>
    <w:rsid w:val="0C97AC9A"/>
    <w:rsid w:val="0D13FB17"/>
    <w:rsid w:val="0D9C192A"/>
    <w:rsid w:val="0DABAFEF"/>
    <w:rsid w:val="0E17D65A"/>
    <w:rsid w:val="0F6C135E"/>
    <w:rsid w:val="1002826E"/>
    <w:rsid w:val="103EAF76"/>
    <w:rsid w:val="10BBEFA2"/>
    <w:rsid w:val="10D1928B"/>
    <w:rsid w:val="10EB5287"/>
    <w:rsid w:val="124D48D1"/>
    <w:rsid w:val="1264418E"/>
    <w:rsid w:val="1390A13C"/>
    <w:rsid w:val="14356804"/>
    <w:rsid w:val="15046F8C"/>
    <w:rsid w:val="153E8234"/>
    <w:rsid w:val="1564F16C"/>
    <w:rsid w:val="1645048A"/>
    <w:rsid w:val="16EE2725"/>
    <w:rsid w:val="1738944C"/>
    <w:rsid w:val="17D1A798"/>
    <w:rsid w:val="1852F80E"/>
    <w:rsid w:val="18891CBE"/>
    <w:rsid w:val="1A6F3266"/>
    <w:rsid w:val="1A98F39D"/>
    <w:rsid w:val="1B0DA97C"/>
    <w:rsid w:val="1B5647F6"/>
    <w:rsid w:val="1B9E57B2"/>
    <w:rsid w:val="1BA3C69E"/>
    <w:rsid w:val="1BA49C77"/>
    <w:rsid w:val="1C025498"/>
    <w:rsid w:val="1C234D61"/>
    <w:rsid w:val="1C4291A9"/>
    <w:rsid w:val="1C6FB72B"/>
    <w:rsid w:val="1C79CAF2"/>
    <w:rsid w:val="1CB98E6F"/>
    <w:rsid w:val="1DE9C375"/>
    <w:rsid w:val="1EF32595"/>
    <w:rsid w:val="1F1C8DCF"/>
    <w:rsid w:val="1FB48726"/>
    <w:rsid w:val="1FDBE4DA"/>
    <w:rsid w:val="201C8330"/>
    <w:rsid w:val="2026AD07"/>
    <w:rsid w:val="204AE685"/>
    <w:rsid w:val="2063C7AD"/>
    <w:rsid w:val="2067EFD5"/>
    <w:rsid w:val="21992817"/>
    <w:rsid w:val="21E1D9E7"/>
    <w:rsid w:val="2200FCE3"/>
    <w:rsid w:val="2259CDD8"/>
    <w:rsid w:val="23EFD31D"/>
    <w:rsid w:val="24B6766A"/>
    <w:rsid w:val="2504122D"/>
    <w:rsid w:val="256B26DA"/>
    <w:rsid w:val="25BC7A20"/>
    <w:rsid w:val="25CB875E"/>
    <w:rsid w:val="26218E23"/>
    <w:rsid w:val="26CA4938"/>
    <w:rsid w:val="26CD3DA3"/>
    <w:rsid w:val="26D04ED0"/>
    <w:rsid w:val="26E58DD5"/>
    <w:rsid w:val="2806120F"/>
    <w:rsid w:val="28345C89"/>
    <w:rsid w:val="28A07453"/>
    <w:rsid w:val="28ACECF6"/>
    <w:rsid w:val="28D21919"/>
    <w:rsid w:val="28E9E3DA"/>
    <w:rsid w:val="2944ED04"/>
    <w:rsid w:val="2B15116E"/>
    <w:rsid w:val="2CA9C3DB"/>
    <w:rsid w:val="2CB636C5"/>
    <w:rsid w:val="2CF412E6"/>
    <w:rsid w:val="2E2B7F43"/>
    <w:rsid w:val="2E9BE37F"/>
    <w:rsid w:val="2EE1BA93"/>
    <w:rsid w:val="2F4C5B47"/>
    <w:rsid w:val="2F539705"/>
    <w:rsid w:val="2F88750B"/>
    <w:rsid w:val="2FCC3B2F"/>
    <w:rsid w:val="300C42A1"/>
    <w:rsid w:val="3021910E"/>
    <w:rsid w:val="3043ACE0"/>
    <w:rsid w:val="31085037"/>
    <w:rsid w:val="3137BFAE"/>
    <w:rsid w:val="31923B5D"/>
    <w:rsid w:val="3233AC67"/>
    <w:rsid w:val="32557AF9"/>
    <w:rsid w:val="32E0F6DF"/>
    <w:rsid w:val="331B4869"/>
    <w:rsid w:val="334F0DFA"/>
    <w:rsid w:val="337B84E9"/>
    <w:rsid w:val="337D3F94"/>
    <w:rsid w:val="33A98BE4"/>
    <w:rsid w:val="3555CCDC"/>
    <w:rsid w:val="35C86839"/>
    <w:rsid w:val="361EE0D2"/>
    <w:rsid w:val="3624CF84"/>
    <w:rsid w:val="363EFFDA"/>
    <w:rsid w:val="36984D61"/>
    <w:rsid w:val="36BE5CAF"/>
    <w:rsid w:val="374D9A94"/>
    <w:rsid w:val="378E2B32"/>
    <w:rsid w:val="37A195C4"/>
    <w:rsid w:val="37D114DC"/>
    <w:rsid w:val="38866DF0"/>
    <w:rsid w:val="38A61DEA"/>
    <w:rsid w:val="38AA4B37"/>
    <w:rsid w:val="391FE1B6"/>
    <w:rsid w:val="3935B0DF"/>
    <w:rsid w:val="39C11A2C"/>
    <w:rsid w:val="3B189409"/>
    <w:rsid w:val="3B32E11B"/>
    <w:rsid w:val="3B918909"/>
    <w:rsid w:val="3CA1D2E4"/>
    <w:rsid w:val="3D446B12"/>
    <w:rsid w:val="3DCB88EC"/>
    <w:rsid w:val="3DF36997"/>
    <w:rsid w:val="3EAE731E"/>
    <w:rsid w:val="3F53632B"/>
    <w:rsid w:val="3F8F0037"/>
    <w:rsid w:val="406B4EC1"/>
    <w:rsid w:val="40808054"/>
    <w:rsid w:val="40E2DF98"/>
    <w:rsid w:val="413F3110"/>
    <w:rsid w:val="42AF4373"/>
    <w:rsid w:val="42B4F659"/>
    <w:rsid w:val="4333A89D"/>
    <w:rsid w:val="43449E1A"/>
    <w:rsid w:val="434C2FF2"/>
    <w:rsid w:val="43C62252"/>
    <w:rsid w:val="441A8D9A"/>
    <w:rsid w:val="44B101DF"/>
    <w:rsid w:val="44EA1BD0"/>
    <w:rsid w:val="45E4B6B1"/>
    <w:rsid w:val="469B6E76"/>
    <w:rsid w:val="46D1A8BD"/>
    <w:rsid w:val="46D3827A"/>
    <w:rsid w:val="496DA59C"/>
    <w:rsid w:val="4A19DECC"/>
    <w:rsid w:val="4AC76AA1"/>
    <w:rsid w:val="4B75E9D5"/>
    <w:rsid w:val="4BE94B7C"/>
    <w:rsid w:val="4C61EE70"/>
    <w:rsid w:val="4C6D6E10"/>
    <w:rsid w:val="4C89AF32"/>
    <w:rsid w:val="4C9E8FFF"/>
    <w:rsid w:val="4CB4FCE8"/>
    <w:rsid w:val="4D374F8F"/>
    <w:rsid w:val="4D48285D"/>
    <w:rsid w:val="4DC022AD"/>
    <w:rsid w:val="4DE55C5E"/>
    <w:rsid w:val="4E79D161"/>
    <w:rsid w:val="4F4B9312"/>
    <w:rsid w:val="4F6E5DF9"/>
    <w:rsid w:val="5071D14D"/>
    <w:rsid w:val="509DDEFB"/>
    <w:rsid w:val="514704DF"/>
    <w:rsid w:val="5174CBAA"/>
    <w:rsid w:val="51B0394E"/>
    <w:rsid w:val="5252524B"/>
    <w:rsid w:val="52562A19"/>
    <w:rsid w:val="52F027D0"/>
    <w:rsid w:val="5306278D"/>
    <w:rsid w:val="53D5ED16"/>
    <w:rsid w:val="5421F602"/>
    <w:rsid w:val="549167B8"/>
    <w:rsid w:val="54D48C0A"/>
    <w:rsid w:val="55C9E173"/>
    <w:rsid w:val="560F4C09"/>
    <w:rsid w:val="566233D3"/>
    <w:rsid w:val="56DA6F42"/>
    <w:rsid w:val="56F49F45"/>
    <w:rsid w:val="578A2A54"/>
    <w:rsid w:val="57934E65"/>
    <w:rsid w:val="580EDD7F"/>
    <w:rsid w:val="5895E25F"/>
    <w:rsid w:val="58C07085"/>
    <w:rsid w:val="58FFBC55"/>
    <w:rsid w:val="597AB76B"/>
    <w:rsid w:val="59F10CC1"/>
    <w:rsid w:val="59F87A22"/>
    <w:rsid w:val="5A067DB6"/>
    <w:rsid w:val="5A4F5BA6"/>
    <w:rsid w:val="5B166191"/>
    <w:rsid w:val="5B242523"/>
    <w:rsid w:val="5BDDEF4D"/>
    <w:rsid w:val="5C448DE0"/>
    <w:rsid w:val="5D692FFD"/>
    <w:rsid w:val="5D82A0B5"/>
    <w:rsid w:val="5DFC023F"/>
    <w:rsid w:val="5E52FB26"/>
    <w:rsid w:val="5EA1ED9C"/>
    <w:rsid w:val="5F3DD12D"/>
    <w:rsid w:val="5F717C35"/>
    <w:rsid w:val="5FDCD3DF"/>
    <w:rsid w:val="6022AD11"/>
    <w:rsid w:val="60E38C94"/>
    <w:rsid w:val="61250DBD"/>
    <w:rsid w:val="613FEEAD"/>
    <w:rsid w:val="616B2331"/>
    <w:rsid w:val="6222974B"/>
    <w:rsid w:val="6278FB66"/>
    <w:rsid w:val="635B65E5"/>
    <w:rsid w:val="6504D5B0"/>
    <w:rsid w:val="65840672"/>
    <w:rsid w:val="65D1D458"/>
    <w:rsid w:val="663589BC"/>
    <w:rsid w:val="669E7346"/>
    <w:rsid w:val="6757A8F2"/>
    <w:rsid w:val="69D723C1"/>
    <w:rsid w:val="6AFF4BE0"/>
    <w:rsid w:val="6B1C00F2"/>
    <w:rsid w:val="6C84966A"/>
    <w:rsid w:val="6CC2D261"/>
    <w:rsid w:val="6CD2ACD6"/>
    <w:rsid w:val="6D8783FA"/>
    <w:rsid w:val="6EF479D7"/>
    <w:rsid w:val="6FFC68DF"/>
    <w:rsid w:val="7114AC8B"/>
    <w:rsid w:val="715D83E6"/>
    <w:rsid w:val="73A6F6C9"/>
    <w:rsid w:val="73FC5FAF"/>
    <w:rsid w:val="75107618"/>
    <w:rsid w:val="7599711B"/>
    <w:rsid w:val="766636FE"/>
    <w:rsid w:val="76AF0D1D"/>
    <w:rsid w:val="76FE175E"/>
    <w:rsid w:val="772BB614"/>
    <w:rsid w:val="773BDADE"/>
    <w:rsid w:val="77A7E6B5"/>
    <w:rsid w:val="77DD415D"/>
    <w:rsid w:val="79410325"/>
    <w:rsid w:val="795DB44C"/>
    <w:rsid w:val="799121A2"/>
    <w:rsid w:val="79F0D048"/>
    <w:rsid w:val="7AD4C986"/>
    <w:rsid w:val="7AF3AEA2"/>
    <w:rsid w:val="7AFA4511"/>
    <w:rsid w:val="7D120F4B"/>
    <w:rsid w:val="7D8368C2"/>
    <w:rsid w:val="7E337BA1"/>
    <w:rsid w:val="7E3B0751"/>
    <w:rsid w:val="7EA3A7D9"/>
    <w:rsid w:val="7FBD4DAB"/>
    <w:rsid w:val="7FF4F35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756661F9"/>
  <w15:docId w15:val="{869AB8B1-84D8-472E-9B64-4D91281AAD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kern w:val="2"/>
        <w:sz w:val="24"/>
        <w:szCs w:val="24"/>
        <w:lang w:val="en-CA" w:eastAsia="en-C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spacing w:after="101" w:line="320" w:lineRule="auto"/>
      <w:ind w:left="10" w:hanging="10"/>
      <w:jc w:val="both"/>
    </w:pPr>
    <w:rPr>
      <w:rFonts w:ascii="Times New Roman" w:hAnsi="Times New Roman" w:eastAsia="Times New Roman" w:cs="Times New Roman"/>
      <w:color w:val="111111"/>
      <w:sz w:val="22"/>
    </w:rPr>
  </w:style>
  <w:style w:type="paragraph" w:styleId="Heading1">
    <w:name w:val="heading 1"/>
    <w:next w:val="Normal"/>
    <w:link w:val="Heading1Char"/>
    <w:uiPriority w:val="9"/>
    <w:qFormat/>
    <w:pPr>
      <w:keepNext/>
      <w:keepLines/>
      <w:numPr>
        <w:numId w:val="2"/>
      </w:numPr>
      <w:spacing w:after="0" w:line="259" w:lineRule="auto"/>
      <w:ind w:left="10" w:hanging="10"/>
      <w:outlineLvl w:val="0"/>
    </w:pPr>
    <w:rPr>
      <w:rFonts w:ascii="Times New Roman" w:hAnsi="Times New Roman" w:eastAsia="Times New Roman" w:cs="Times New Roman"/>
      <w:b/>
      <w:color w:val="111111"/>
      <w:sz w:val="26"/>
    </w:rPr>
  </w:style>
  <w:style w:type="paragraph" w:styleId="Heading2">
    <w:name w:val="heading 2"/>
    <w:next w:val="Normal"/>
    <w:link w:val="Heading2Char"/>
    <w:uiPriority w:val="9"/>
    <w:unhideWhenUsed/>
    <w:qFormat/>
    <w:pPr>
      <w:keepNext/>
      <w:keepLines/>
      <w:numPr>
        <w:ilvl w:val="1"/>
        <w:numId w:val="2"/>
      </w:numPr>
      <w:spacing w:after="278" w:line="259" w:lineRule="auto"/>
      <w:ind w:left="10" w:hanging="10"/>
      <w:outlineLvl w:val="1"/>
    </w:pPr>
    <w:rPr>
      <w:rFonts w:ascii="Times New Roman" w:hAnsi="Times New Roman" w:eastAsia="Times New Roman" w:cs="Times New Roman"/>
      <w:b/>
      <w:color w:val="111111"/>
      <w:sz w:val="23"/>
    </w:rPr>
  </w:style>
  <w:style w:type="paragraph" w:styleId="Heading3">
    <w:name w:val="heading 3"/>
    <w:next w:val="Normal"/>
    <w:link w:val="Heading3Char"/>
    <w:uiPriority w:val="9"/>
    <w:unhideWhenUsed/>
    <w:qFormat/>
    <w:pPr>
      <w:keepNext/>
      <w:keepLines/>
      <w:numPr>
        <w:ilvl w:val="2"/>
        <w:numId w:val="2"/>
      </w:numPr>
      <w:spacing w:after="327" w:line="282" w:lineRule="auto"/>
      <w:ind w:left="10" w:hanging="10"/>
      <w:outlineLvl w:val="2"/>
    </w:pPr>
    <w:rPr>
      <w:rFonts w:ascii="Times New Roman" w:hAnsi="Times New Roman" w:eastAsia="Times New Roman" w:cs="Times New Roman"/>
      <w:b/>
      <w:i/>
      <w:color w:val="111111"/>
      <w:sz w:val="2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3Char" w:customStyle="1">
    <w:name w:val="Heading 3 Char"/>
    <w:link w:val="Heading3"/>
    <w:rPr>
      <w:rFonts w:ascii="Times New Roman" w:hAnsi="Times New Roman" w:eastAsia="Times New Roman" w:cs="Times New Roman"/>
      <w:b/>
      <w:i/>
      <w:color w:val="111111"/>
      <w:sz w:val="22"/>
    </w:rPr>
  </w:style>
  <w:style w:type="character" w:styleId="Heading2Char" w:customStyle="1">
    <w:name w:val="Heading 2 Char"/>
    <w:link w:val="Heading2"/>
    <w:rPr>
      <w:rFonts w:ascii="Times New Roman" w:hAnsi="Times New Roman" w:eastAsia="Times New Roman" w:cs="Times New Roman"/>
      <w:b/>
      <w:color w:val="111111"/>
      <w:sz w:val="23"/>
    </w:rPr>
  </w:style>
  <w:style w:type="character" w:styleId="Heading1Char" w:customStyle="1">
    <w:name w:val="Heading 1 Char"/>
    <w:link w:val="Heading1"/>
    <w:rPr>
      <w:rFonts w:ascii="Times New Roman" w:hAnsi="Times New Roman" w:eastAsia="Times New Roman" w:cs="Times New Roman"/>
      <w:b/>
      <w:color w:val="111111"/>
      <w:sz w:val="26"/>
    </w:rPr>
  </w:style>
  <w:style w:type="table" w:styleId="TableGrid" w:customStyle="1">
    <w:name w:val="TableGrid"/>
    <w:pPr>
      <w:spacing w:after="0" w:line="240" w:lineRule="auto"/>
    </w:pPr>
    <w:tblPr>
      <w:tblCellMar>
        <w:top w:w="0" w:type="dxa"/>
        <w:left w:w="0" w:type="dxa"/>
        <w:bottom w:w="0" w:type="dxa"/>
        <w:right w:w="0" w:type="dxa"/>
      </w:tblCellMar>
    </w:tblPr>
  </w:style>
  <w:style w:type="paragraph" w:styleId="Revision">
    <w:name w:val="Revision"/>
    <w:hidden/>
    <w:uiPriority w:val="99"/>
    <w:semiHidden/>
    <w:rsid w:val="00B02140"/>
    <w:pPr>
      <w:spacing w:after="0" w:line="240" w:lineRule="auto"/>
    </w:pPr>
    <w:rPr>
      <w:rFonts w:ascii="Times New Roman" w:hAnsi="Times New Roman" w:eastAsia="Times New Roman" w:cs="Times New Roman"/>
      <w:color w:val="111111"/>
      <w:sz w:val="22"/>
    </w:rPr>
  </w:style>
  <w:style w:type="paragraph" w:styleId="Header">
    <w:name w:val="header"/>
    <w:basedOn w:val="Normal"/>
    <w:link w:val="HeaderChar"/>
    <w:uiPriority w:val="99"/>
    <w:semiHidden/>
    <w:unhideWhenUsed/>
    <w:rsid w:val="0012030F"/>
    <w:pPr>
      <w:tabs>
        <w:tab w:val="center" w:pos="4680"/>
        <w:tab w:val="right" w:pos="9360"/>
      </w:tabs>
      <w:spacing w:after="0" w:line="240" w:lineRule="auto"/>
    </w:pPr>
  </w:style>
  <w:style w:type="character" w:styleId="HeaderChar" w:customStyle="1">
    <w:name w:val="Header Char"/>
    <w:basedOn w:val="DefaultParagraphFont"/>
    <w:link w:val="Header"/>
    <w:uiPriority w:val="99"/>
    <w:semiHidden/>
    <w:rsid w:val="0012030F"/>
    <w:rPr>
      <w:rFonts w:ascii="Times New Roman" w:hAnsi="Times New Roman" w:eastAsia="Times New Roman" w:cs="Times New Roman"/>
      <w:color w:val="111111"/>
      <w:sz w:val="22"/>
    </w:rPr>
  </w:style>
  <w:style w:type="paragraph" w:styleId="Footer">
    <w:name w:val="footer"/>
    <w:basedOn w:val="Normal"/>
    <w:link w:val="FooterChar"/>
    <w:uiPriority w:val="99"/>
    <w:semiHidden/>
    <w:unhideWhenUsed/>
    <w:rsid w:val="0012030F"/>
    <w:pPr>
      <w:tabs>
        <w:tab w:val="center" w:pos="4680"/>
        <w:tab w:val="right" w:pos="9360"/>
      </w:tabs>
      <w:spacing w:after="0" w:line="240" w:lineRule="auto"/>
    </w:pPr>
  </w:style>
  <w:style w:type="character" w:styleId="FooterChar" w:customStyle="1">
    <w:name w:val="Footer Char"/>
    <w:basedOn w:val="DefaultParagraphFont"/>
    <w:link w:val="Footer"/>
    <w:uiPriority w:val="99"/>
    <w:semiHidden/>
    <w:rsid w:val="0012030F"/>
    <w:rPr>
      <w:rFonts w:ascii="Times New Roman" w:hAnsi="Times New Roman" w:eastAsia="Times New Roman" w:cs="Times New Roman"/>
      <w:color w:val="111111"/>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footer" Target="footer1.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hyperlink" Target="https://jerichooconnell.github.io/yew_project/" TargetMode="External" Id="rId12" /><Relationship Type="http://schemas.openxmlformats.org/officeDocument/2006/relationships/theme" Target="theme/theme1.xml" Id="rId17" /><Relationship Type="http://schemas.openxmlformats.org/officeDocument/2006/relationships/customXml" Target="../customXml/item2.xml" Id="rId2" /><Relationship Type="http://schemas.openxmlformats.org/officeDocument/2006/relationships/fontTable" Target="fontTable.xml" Id="rId16"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yperlink" Target="https://jerichooconnell.github.io/yew_project/" TargetMode="External" Id="rId11" /><Relationship Type="http://schemas.openxmlformats.org/officeDocument/2006/relationships/styles" Target="styles.xml" Id="rId5" /><Relationship Type="http://schemas.openxmlformats.org/officeDocument/2006/relationships/footer" Target="footer3.xml" Id="rId15" /><Relationship Type="http://schemas.openxmlformats.org/officeDocument/2006/relationships/hyperlink" Target="https://jerichooconnell.github.io/yew_project/" TargetMode="External" Id="rId10"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footer" Target="footer2.xml" Id="rId1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c538041a-1695-4d5a-a80b-e89bf89b6fd8"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6BC01D0B0A610247A18C052EE0F68050" ma:contentTypeVersion="13" ma:contentTypeDescription="Create a new document." ma:contentTypeScope="" ma:versionID="39994e1de2ee33559b56562184734fbf">
  <xsd:schema xmlns:xsd="http://www.w3.org/2001/XMLSchema" xmlns:xs="http://www.w3.org/2001/XMLSchema" xmlns:p="http://schemas.microsoft.com/office/2006/metadata/properties" xmlns:ns3="c538041a-1695-4d5a-a80b-e89bf89b6fd8" targetNamespace="http://schemas.microsoft.com/office/2006/metadata/properties" ma:root="true" ma:fieldsID="0f561f940c7b3233b820c473e34c63b3" ns3:_="">
    <xsd:import namespace="c538041a-1695-4d5a-a80b-e89bf89b6fd8"/>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GenerationTime" minOccurs="0"/>
                <xsd:element ref="ns3:MediaServiceEventHashCode" minOccurs="0"/>
                <xsd:element ref="ns3:MediaLengthInSeconds" minOccurs="0"/>
                <xsd:element ref="ns3:MediaServiceLocation" minOccurs="0"/>
                <xsd:element ref="ns3:_activity" minOccurs="0"/>
                <xsd:element ref="ns3:MediaServiceOCR"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8041a-1695-4d5a-a80b-e89bf89b6fd8"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Location" ma:index="17" nillable="true" ma:displayName="Location" ma:indexed="true" ma:internalName="MediaServiceLocation" ma:readOnly="true">
      <xsd:simpleType>
        <xsd:restriction base="dms:Text"/>
      </xsd:simpleType>
    </xsd:element>
    <xsd:element name="_activity" ma:index="18" nillable="true" ma:displayName="_activity" ma:hidden="true" ma:internalName="_activity">
      <xsd:simpleType>
        <xsd:restriction base="dms:Note"/>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F4AA4B2-18D4-4F05-B7C7-68AF7694AB6A}">
  <ds:schemaRefs>
    <ds:schemaRef ds:uri="http://schemas.microsoft.com/sharepoint/v3/contenttype/forms"/>
  </ds:schemaRefs>
</ds:datastoreItem>
</file>

<file path=customXml/itemProps2.xml><?xml version="1.0" encoding="utf-8"?>
<ds:datastoreItem xmlns:ds="http://schemas.openxmlformats.org/officeDocument/2006/customXml" ds:itemID="{819296F3-E89E-47A7-8AC2-010FE18AC9A5}">
  <ds:schemaRefs>
    <ds:schemaRef ds:uri="http://schemas.microsoft.com/office/2006/metadata/properties"/>
    <ds:schemaRef ds:uri="http://schemas.microsoft.com/office/infopath/2007/PartnerControls"/>
    <ds:schemaRef ds:uri="c538041a-1695-4d5a-a80b-e89bf89b6fd8"/>
  </ds:schemaRefs>
</ds:datastoreItem>
</file>

<file path=customXml/itemProps3.xml><?xml version="1.0" encoding="utf-8"?>
<ds:datastoreItem xmlns:ds="http://schemas.openxmlformats.org/officeDocument/2006/customXml" ds:itemID="{18A836DE-B677-4917-AE8C-70A4587E738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8041a-1695-4d5a-a80b-e89bf89b6fd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Jericho O'Connell</dc:creator>
  <keywords/>
  <lastModifiedBy>Jericho O'Connell</lastModifiedBy>
  <revision>5</revision>
  <dcterms:created xsi:type="dcterms:W3CDTF">2026-05-11T03:04:00.0000000Z</dcterms:created>
  <dcterms:modified xsi:type="dcterms:W3CDTF">2026-06-23T03:05:16.0824497Z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0x0101006BC01D0B0A610247A18C052EE0F68050</vt:lpwstr>
  </property>
</Properties>
</file>